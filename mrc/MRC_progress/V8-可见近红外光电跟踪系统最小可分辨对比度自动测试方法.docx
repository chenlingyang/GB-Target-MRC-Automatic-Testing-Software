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92EBA">
      <w:pPr>
        <w:jc w:val="center"/>
        <w:rPr>
          <w:rFonts w:hint="eastAsia" w:cs="宋体" w:asciiTheme="majorEastAsia" w:hAnsiTheme="majorEastAsia" w:eastAsiaTheme="majorEastAsia"/>
          <w:b/>
          <w:bCs/>
          <w:kern w:val="0"/>
          <w:sz w:val="36"/>
          <w:szCs w:val="22"/>
        </w:rPr>
      </w:pPr>
      <w:r>
        <w:rPr>
          <w:rFonts w:hint="eastAsia" w:cs="宋体" w:asciiTheme="majorEastAsia" w:hAnsiTheme="majorEastAsia" w:eastAsiaTheme="majorEastAsia"/>
          <w:b/>
          <w:bCs/>
          <w:kern w:val="0"/>
          <w:sz w:val="36"/>
          <w:szCs w:val="22"/>
        </w:rPr>
        <w:t>可见近红外光电跟踪系统MRC自动测试方法</w:t>
      </w:r>
    </w:p>
    <w:p w14:paraId="2FF2A12A">
      <w:pPr>
        <w:jc w:val="center"/>
        <w:rPr>
          <w:rFonts w:cs="Times New Roman"/>
        </w:rPr>
      </w:pPr>
      <w:r>
        <w:rPr>
          <w:rFonts w:hint="eastAsia" w:cs="Times New Roman"/>
        </w:rPr>
        <w:t>王宇杰</w:t>
      </w:r>
      <w:r>
        <w:rPr>
          <w:rFonts w:cs="Times New Roman"/>
          <w:vertAlign w:val="superscript"/>
        </w:rPr>
        <w:t>1</w:t>
      </w:r>
      <w:r>
        <w:rPr>
          <w:rFonts w:cs="Times New Roman"/>
        </w:rPr>
        <w:t>，</w:t>
      </w:r>
      <w:r>
        <w:rPr>
          <w:rFonts w:hint="eastAsia" w:cs="Times New Roman"/>
        </w:rPr>
        <w:t>李宪圣</w:t>
      </w:r>
      <w:r>
        <w:rPr>
          <w:rFonts w:hint="eastAsia" w:cs="Times New Roman"/>
          <w:vertAlign w:val="superscript"/>
        </w:rPr>
        <w:t>1</w:t>
      </w:r>
      <w:r>
        <w:rPr>
          <w:rFonts w:hint="eastAsia" w:cs="Times New Roman"/>
        </w:rPr>
        <w:t>*，李桂江</w:t>
      </w:r>
      <w:r>
        <w:rPr>
          <w:rFonts w:cs="Times New Roman"/>
          <w:vertAlign w:val="superscript"/>
        </w:rPr>
        <w:t>1</w:t>
      </w:r>
      <w:r>
        <w:rPr>
          <w:rFonts w:hint="eastAsia" w:cs="Times New Roman"/>
        </w:rPr>
        <w:t>，王启丞</w:t>
      </w:r>
      <w:r>
        <w:rPr>
          <w:rFonts w:cs="Times New Roman"/>
          <w:vertAlign w:val="superscript"/>
        </w:rPr>
        <w:t>1</w:t>
      </w:r>
    </w:p>
    <w:p w14:paraId="0A1D8B06">
      <w:pPr>
        <w:jc w:val="center"/>
        <w:rPr>
          <w:rFonts w:cs="Times New Roman"/>
        </w:rPr>
      </w:pPr>
      <w:r>
        <w:rPr>
          <w:rFonts w:cs="Times New Roman"/>
          <w:vertAlign w:val="superscript"/>
        </w:rPr>
        <w:t>1</w:t>
      </w:r>
      <w:r>
        <w:rPr>
          <w:rFonts w:hint="eastAsia" w:cs="Times New Roman"/>
        </w:rPr>
        <w:t>合肥工业大学仪器科学与光电工程学院，安徽</w:t>
      </w:r>
      <w:r>
        <w:rPr>
          <w:rFonts w:cs="Times New Roman"/>
        </w:rPr>
        <w:t xml:space="preserve"> </w:t>
      </w:r>
      <w:r>
        <w:rPr>
          <w:rFonts w:hint="eastAsia" w:cs="Times New Roman"/>
        </w:rPr>
        <w:t>合肥</w:t>
      </w:r>
      <w:r>
        <w:rPr>
          <w:rFonts w:cs="Times New Roman"/>
        </w:rPr>
        <w:t xml:space="preserve"> </w:t>
      </w:r>
      <w:r>
        <w:rPr>
          <w:rStyle w:val="16"/>
          <w:rFonts w:eastAsia="Segoe UI" w:cs="Times New Roman"/>
          <w:b w:val="0"/>
          <w:sz w:val="19"/>
          <w:szCs w:val="19"/>
          <w:shd w:val="clear" w:color="auto" w:fill="FFFFFF"/>
        </w:rPr>
        <w:t>230009</w:t>
      </w:r>
    </w:p>
    <w:p w14:paraId="2A6B1296">
      <w:pPr>
        <w:widowControl/>
        <w:jc w:val="left"/>
        <w:rPr>
          <w:rFonts w:cs="Times New Roman"/>
          <w:color w:val="000000"/>
          <w:kern w:val="0"/>
          <w:sz w:val="18"/>
          <w:szCs w:val="18"/>
          <w:lang w:bidi="ar"/>
        </w:rPr>
      </w:pPr>
      <w:r>
        <w:rPr>
          <w:rFonts w:hint="eastAsia" w:ascii="黑体" w:hAnsi="黑体" w:eastAsia="黑体" w:cs="宋体"/>
          <w:b/>
          <w:bCs/>
          <w:kern w:val="0"/>
        </w:rPr>
        <w:t>摘 要</w:t>
      </w:r>
      <w:r>
        <w:rPr>
          <w:rFonts w:ascii="宋体" w:hAnsi="宋体" w:cs="宋体"/>
          <w:kern w:val="0"/>
        </w:rPr>
        <w:t> </w:t>
      </w:r>
      <w:r>
        <w:rPr>
          <w:rFonts w:cs="Times New Roman"/>
        </w:rPr>
        <w:t>针对可见</w:t>
      </w:r>
      <w:r>
        <w:rPr>
          <w:rFonts w:hint="eastAsia" w:cs="Times New Roman"/>
        </w:rPr>
        <w:t>近</w:t>
      </w:r>
      <w:r>
        <w:rPr>
          <w:rFonts w:cs="Times New Roman"/>
        </w:rPr>
        <w:t>红外光电跟踪系统最小可分辨对比度</w:t>
      </w:r>
      <w:r>
        <w:rPr>
          <w:rFonts w:hint="eastAsia" w:cs="Times New Roman"/>
        </w:rPr>
        <w:t>（Minimum Resolvable Contrast，MRC）</w:t>
      </w:r>
      <w:r>
        <w:rPr>
          <w:rFonts w:cs="Times New Roman"/>
        </w:rPr>
        <w:t>测试中人工</w:t>
      </w:r>
      <w:r>
        <w:rPr>
          <w:rFonts w:hint="eastAsia" w:cs="Times New Roman"/>
        </w:rPr>
        <w:t>测试</w:t>
      </w:r>
      <w:r>
        <w:rPr>
          <w:rFonts w:cs="Times New Roman"/>
        </w:rPr>
        <w:t>误差大、效率低、</w:t>
      </w:r>
      <w:r>
        <w:rPr>
          <w:rFonts w:hint="eastAsia" w:cs="Times New Roman"/>
        </w:rPr>
        <w:t>低对比度</w:t>
      </w:r>
      <w:r>
        <w:rPr>
          <w:rFonts w:cs="Times New Roman"/>
        </w:rPr>
        <w:t>识别困难等问题，提出一种基于USAF1951靶标的智能化MRC测试方法。该方法利用基准方孔靶标实现自动定位与缩放，建立靶标结构</w:t>
      </w:r>
      <w:r>
        <w:rPr>
          <w:rFonts w:hint="eastAsia" w:ascii="宋体" w:hAnsi="宋体" w:cs="宋体"/>
        </w:rPr>
        <w:t>-</w:t>
      </w:r>
      <w:r>
        <w:rPr>
          <w:rFonts w:cs="Times New Roman"/>
        </w:rPr>
        <w:t>空间频率映射模型，以</w:t>
      </w:r>
      <w:r>
        <w:rPr>
          <w:rFonts w:hint="eastAsia" w:cs="Times New Roman"/>
        </w:rPr>
        <w:t>人眼极限分辨率</w:t>
      </w:r>
      <w:r>
        <w:rPr>
          <w:rFonts w:cs="Times New Roman"/>
        </w:rPr>
        <w:t>0.03</w:t>
      </w:r>
      <w:r>
        <w:rPr>
          <w:rFonts w:hint="eastAsia" w:cs="Times New Roman"/>
        </w:rPr>
        <w:t>为判断</w:t>
      </w:r>
      <w:r>
        <w:rPr>
          <w:rFonts w:cs="Times New Roman"/>
        </w:rPr>
        <w:t>阈值</w:t>
      </w:r>
      <w:r>
        <w:rPr>
          <w:rFonts w:hint="eastAsia" w:ascii="宋体" w:hAnsi="宋体" w:cs="宋体"/>
        </w:rPr>
        <w:t>,</w:t>
      </w:r>
      <w:r>
        <w:rPr>
          <w:rFonts w:hint="eastAsia" w:cs="Times New Roman"/>
        </w:rPr>
        <w:t>利用</w:t>
      </w:r>
      <w:r>
        <w:rPr>
          <w:rFonts w:cs="Times New Roman"/>
        </w:rPr>
        <w:t>灰度波峰</w:t>
      </w:r>
      <w:r>
        <w:rPr>
          <w:rFonts w:hint="eastAsia" w:ascii="宋体" w:hAnsi="宋体" w:cs="宋体"/>
        </w:rPr>
        <w:t>-</w:t>
      </w:r>
      <w:r>
        <w:rPr>
          <w:rFonts w:cs="Times New Roman"/>
        </w:rPr>
        <w:t>波谷算法自动计算各组对比度，</w:t>
      </w:r>
      <w:r>
        <w:rPr>
          <w:rFonts w:hint="eastAsia" w:cs="Times New Roman"/>
        </w:rPr>
        <w:t>在低对比</w:t>
      </w:r>
      <w:r>
        <w:rPr>
          <w:rFonts w:cs="Times New Roman"/>
        </w:rPr>
        <w:t>度</w:t>
      </w:r>
      <w:r>
        <w:rPr>
          <w:rFonts w:hint="eastAsia" w:cs="Times New Roman"/>
        </w:rPr>
        <w:t>（</w:t>
      </w:r>
      <w:r>
        <w:rPr>
          <w:rFonts w:cs="Times New Roman"/>
        </w:rPr>
        <w:t>≤10</w:t>
      </w:r>
      <w:r>
        <w:rPr>
          <w:rFonts w:hint="eastAsia" w:cs="Times New Roman"/>
        </w:rPr>
        <w:t>%）</w:t>
      </w:r>
      <w:r>
        <w:rPr>
          <w:rFonts w:cs="Times New Roman"/>
        </w:rPr>
        <w:t>场景下</w:t>
      </w:r>
      <w:r>
        <w:rPr>
          <w:rFonts w:hint="eastAsia" w:cs="Times New Roman"/>
        </w:rPr>
        <w:t>，提出</w:t>
      </w:r>
      <w:r>
        <w:rPr>
          <w:rFonts w:cs="Times New Roman"/>
        </w:rPr>
        <w:t>对比度增强和距离约束二次定位</w:t>
      </w:r>
      <w:r>
        <w:rPr>
          <w:rFonts w:hint="eastAsia" w:cs="Times New Roman"/>
        </w:rPr>
        <w:t>方法</w:t>
      </w:r>
      <w:r>
        <w:rPr>
          <w:rFonts w:cs="Times New Roman"/>
        </w:rPr>
        <w:t>，</w:t>
      </w:r>
      <w:r>
        <w:rPr>
          <w:rFonts w:hint="eastAsia" w:cs="Times New Roman"/>
        </w:rPr>
        <w:t>对低对比度图像进行针对性优化</w:t>
      </w:r>
      <w:r>
        <w:rPr>
          <w:rFonts w:cs="Times New Roman"/>
        </w:rPr>
        <w:t>。对1</w:t>
      </w:r>
      <w:r>
        <w:rPr>
          <w:rFonts w:hint="eastAsia" w:cs="Times New Roman"/>
        </w:rPr>
        <w:t>20</w:t>
      </w:r>
      <w:r>
        <w:rPr>
          <w:rFonts w:cs="Times New Roman"/>
        </w:rPr>
        <w:t>幅</w:t>
      </w:r>
      <w:r>
        <w:rPr>
          <w:rFonts w:hint="eastAsia" w:cs="Times New Roman"/>
        </w:rPr>
        <w:t>USAF1951靶标</w:t>
      </w:r>
      <w:r>
        <w:rPr>
          <w:rFonts w:cs="Times New Roman"/>
        </w:rPr>
        <w:t>图像进行</w:t>
      </w:r>
      <w:r>
        <w:rPr>
          <w:rFonts w:hint="eastAsia" w:cs="Times New Roman"/>
        </w:rPr>
        <w:t>MRC自动测试</w:t>
      </w:r>
      <w:r>
        <w:rPr>
          <w:rFonts w:cs="Times New Roman"/>
        </w:rPr>
        <w:t>，</w:t>
      </w:r>
      <w:r>
        <w:rPr>
          <w:rFonts w:hint="eastAsia" w:cs="Times New Roman"/>
        </w:rPr>
        <w:t>分别在正常对比度（100%），低对比度（</w:t>
      </w:r>
      <w:r>
        <w:rPr>
          <w:rFonts w:cs="Times New Roman"/>
        </w:rPr>
        <w:t>≤</w:t>
      </w:r>
      <w:r>
        <w:rPr>
          <w:rFonts w:hint="eastAsia" w:cs="Times New Roman"/>
        </w:rPr>
        <w:t>10%）和图像存在角度偏差的情况下进行实验，</w:t>
      </w:r>
      <w:ins w:id="0" w:author="李宪圣" w:date="2026-01-27T18:41:34Z">
        <w:r>
          <w:rPr>
            <w:rFonts w:hint="eastAsia" w:cs="Times New Roman"/>
            <w:lang w:val="en-US" w:eastAsia="zh-CN"/>
          </w:rPr>
          <w:t>每种情况下</w:t>
        </w:r>
      </w:ins>
      <w:ins w:id="1" w:author="李宪圣" w:date="2026-01-27T18:41:39Z">
        <w:r>
          <w:rPr>
            <w:rFonts w:hint="eastAsia" w:cs="Times New Roman"/>
            <w:lang w:val="en-US" w:eastAsia="zh-CN"/>
          </w:rPr>
          <w:t>采用</w:t>
        </w:r>
      </w:ins>
      <w:del w:id="2" w:author="李宪圣" w:date="2026-01-27T18:41:41Z">
        <w:r>
          <w:rPr>
            <w:rFonts w:hint="eastAsia" w:cs="Times New Roman"/>
          </w:rPr>
          <w:delText>通过</w:delText>
        </w:r>
      </w:del>
      <w:del w:id="3" w:author="李宪圣" w:date="2026-01-27T18:40:45Z">
        <w:r>
          <w:rPr>
            <w:rFonts w:hint="default" w:cs="Times New Roman"/>
            <w:lang w:val="en-US"/>
          </w:rPr>
          <w:delText>120</w:delText>
        </w:r>
      </w:del>
      <w:ins w:id="4" w:author="李宪圣" w:date="2026-01-27T18:40:45Z">
        <w:r>
          <w:rPr>
            <w:rFonts w:hint="eastAsia" w:cs="Times New Roman"/>
            <w:lang w:val="en-US" w:eastAsia="zh-CN"/>
          </w:rPr>
          <w:t>40</w:t>
        </w:r>
      </w:ins>
      <w:r>
        <w:rPr>
          <w:rFonts w:hint="eastAsia" w:cs="Times New Roman"/>
        </w:rPr>
        <w:t>幅图像</w:t>
      </w:r>
      <w:del w:id="5" w:author="李宪圣" w:date="2026-01-27T18:41:04Z">
        <w:r>
          <w:rPr>
            <w:rFonts w:hint="eastAsia" w:cs="Times New Roman"/>
          </w:rPr>
          <w:delText>上的</w:delText>
        </w:r>
      </w:del>
      <w:del w:id="6" w:author="李宪圣" w:date="2026-01-27T18:41:47Z">
        <w:r>
          <w:rPr>
            <w:rFonts w:hint="default" w:cs="Times New Roman"/>
            <w:lang w:val="en-US"/>
          </w:rPr>
          <w:delText>对比</w:delText>
        </w:r>
      </w:del>
      <w:ins w:id="7" w:author="李宪圣" w:date="2026-01-27T18:41:53Z">
        <w:r>
          <w:rPr>
            <w:rFonts w:hint="eastAsia" w:cs="Times New Roman"/>
            <w:lang w:val="en-US" w:eastAsia="zh-CN"/>
          </w:rPr>
          <w:t>进行</w:t>
        </w:r>
      </w:ins>
      <w:r>
        <w:rPr>
          <w:rFonts w:hint="eastAsia" w:cs="Times New Roman"/>
        </w:rPr>
        <w:t>测试，结果表明，本算法的测试结果与5人判读结果的</w:t>
      </w:r>
      <w:r>
        <w:rPr>
          <w:rFonts w:cs="Times New Roman"/>
        </w:rPr>
        <w:t>偏差</w:t>
      </w:r>
      <w:r>
        <w:rPr>
          <w:rFonts w:hint="eastAsia" w:cs="Times New Roman"/>
        </w:rPr>
        <w:t>分别为0.45，0.76，0.63组；</w:t>
      </w:r>
      <w:r>
        <w:rPr>
          <w:rFonts w:cs="Times New Roman"/>
        </w:rPr>
        <w:t>单次测试时间由15min缩短至1min</w:t>
      </w:r>
      <w:r>
        <w:rPr>
          <w:rFonts w:hint="eastAsia" w:cs="Times New Roman"/>
        </w:rPr>
        <w:t>，效率提升15倍</w:t>
      </w:r>
      <w:r>
        <w:rPr>
          <w:rFonts w:cs="Times New Roman"/>
        </w:rPr>
        <w:t>。</w:t>
      </w:r>
      <w:r>
        <w:rPr>
          <w:rFonts w:hint="eastAsia" w:cs="Times New Roman"/>
        </w:rPr>
        <w:t>该</w:t>
      </w:r>
      <w:r>
        <w:rPr>
          <w:rFonts w:cs="Times New Roman"/>
        </w:rPr>
        <w:t>方法可</w:t>
      </w:r>
      <w:r>
        <w:rPr>
          <w:rFonts w:hint="eastAsia" w:cs="Times New Roman"/>
        </w:rPr>
        <w:t>有效</w:t>
      </w:r>
      <w:r>
        <w:rPr>
          <w:rFonts w:cs="Times New Roman"/>
        </w:rPr>
        <w:t>替代主观判读</w:t>
      </w:r>
      <w:r>
        <w:rPr>
          <w:rFonts w:hint="eastAsia" w:cs="Times New Roman"/>
        </w:rPr>
        <w:t>方法</w:t>
      </w:r>
      <w:r>
        <w:rPr>
          <w:rFonts w:cs="Times New Roman"/>
        </w:rPr>
        <w:t>，实现</w:t>
      </w:r>
      <w:r>
        <w:rPr>
          <w:rFonts w:hint="eastAsia" w:cs="Times New Roman"/>
        </w:rPr>
        <w:t>了对</w:t>
      </w:r>
      <w:r>
        <w:rPr>
          <w:rFonts w:cs="Times New Roman"/>
        </w:rPr>
        <w:t>光电跟踪系统成像性能的快速、定量、客观评价。</w:t>
      </w:r>
    </w:p>
    <w:p w14:paraId="68B4E12D">
      <w:pPr>
        <w:widowControl/>
        <w:jc w:val="left"/>
        <w:rPr>
          <w:rFonts w:hint="eastAsia" w:ascii="宋体" w:hAnsi="宋体" w:cs="宋体"/>
          <w:kern w:val="0"/>
        </w:rPr>
      </w:pPr>
      <w:r>
        <w:rPr>
          <w:rFonts w:hint="eastAsia" w:ascii="黑体" w:hAnsi="黑体" w:eastAsia="黑体" w:cs="Times New Roman"/>
          <w:b/>
          <w:bCs/>
        </w:rPr>
        <w:t>关键词</w:t>
      </w:r>
      <w:r>
        <w:rPr>
          <w:rFonts w:ascii="宋体" w:hAnsi="宋体" w:cs="宋体"/>
          <w:kern w:val="0"/>
        </w:rPr>
        <w:t> </w:t>
      </w:r>
      <w:r>
        <w:rPr>
          <w:rFonts w:hint="eastAsia" w:ascii="宋体" w:hAnsi="宋体" w:cs="宋体"/>
          <w:kern w:val="0"/>
        </w:rPr>
        <w:t>图像处理；</w:t>
      </w:r>
      <w:r>
        <w:rPr>
          <w:rFonts w:hint="eastAsia" w:cs="Times New Roman"/>
        </w:rPr>
        <w:t>最小可分辨对比度；USAF1951靶标；智能化判读；光电跟踪系统；低照度MRC测试</w:t>
      </w:r>
    </w:p>
    <w:p w14:paraId="7E2F6FA2">
      <w:pPr>
        <w:widowControl/>
        <w:jc w:val="left"/>
        <w:rPr>
          <w:rFonts w:hint="eastAsia" w:ascii="宋体" w:hAnsi="宋体" w:cs="宋体"/>
          <w:kern w:val="0"/>
        </w:rPr>
      </w:pPr>
      <w:r>
        <w:rPr>
          <w:rFonts w:ascii="黑体" w:hAnsi="黑体" w:eastAsia="黑体" w:cs="宋体"/>
          <w:b/>
          <w:bCs/>
          <w:kern w:val="0"/>
        </w:rPr>
        <w:t>中图分类号</w:t>
      </w:r>
      <w:r>
        <w:rPr>
          <w:rFonts w:hint="eastAsia" w:ascii="黑体" w:hAnsi="黑体" w:eastAsia="黑体" w:cs="宋体"/>
          <w:b/>
          <w:bCs/>
          <w:kern w:val="0"/>
        </w:rPr>
        <w:t xml:space="preserve"> </w:t>
      </w:r>
      <w:r>
        <w:rPr>
          <w:rFonts w:hint="eastAsia" w:ascii="黑体" w:hAnsi="黑体" w:eastAsia="黑体" w:cs="黑体"/>
          <w:color w:val="192338"/>
          <w:spacing w:val="2"/>
          <w:shd w:val="clear" w:color="auto" w:fill="FFFFFF"/>
        </w:rPr>
        <w:t>TP751</w:t>
      </w:r>
      <w:r>
        <w:rPr>
          <w:rFonts w:ascii="宋体" w:hAnsi="宋体" w:cs="宋体"/>
          <w:b/>
          <w:bCs/>
          <w:kern w:val="0"/>
        </w:rPr>
        <w:t xml:space="preserve">    </w:t>
      </w:r>
      <w:r>
        <w:rPr>
          <w:rFonts w:ascii="黑体" w:hAnsi="黑体" w:eastAsia="黑体" w:cs="宋体"/>
          <w:b/>
          <w:bCs/>
          <w:kern w:val="0"/>
        </w:rPr>
        <w:t>文献标</w:t>
      </w:r>
      <w:r>
        <w:rPr>
          <w:rFonts w:hint="eastAsia" w:ascii="黑体" w:hAnsi="黑体" w:eastAsia="黑体" w:cs="宋体"/>
          <w:b/>
          <w:bCs/>
          <w:kern w:val="0"/>
        </w:rPr>
        <w:t>志</w:t>
      </w:r>
      <w:r>
        <w:rPr>
          <w:rFonts w:ascii="黑体" w:hAnsi="黑体" w:eastAsia="黑体" w:cs="宋体"/>
          <w:b/>
          <w:bCs/>
          <w:kern w:val="0"/>
        </w:rPr>
        <w:t>码</w:t>
      </w:r>
      <w:r>
        <w:rPr>
          <w:rFonts w:hint="eastAsia" w:ascii="黑体" w:hAnsi="黑体" w:eastAsia="黑体" w:cs="宋体"/>
          <w:b/>
          <w:bCs/>
          <w:kern w:val="0"/>
        </w:rPr>
        <w:t xml:space="preserve"> </w:t>
      </w:r>
      <w:r>
        <w:rPr>
          <w:rFonts w:hint="eastAsia" w:ascii="黑体" w:hAnsi="黑体" w:eastAsia="黑体" w:cs="黑体"/>
          <w:b/>
          <w:kern w:val="0"/>
        </w:rPr>
        <w:t>A</w:t>
      </w:r>
    </w:p>
    <w:p w14:paraId="7CDA9674">
      <w:pPr>
        <w:widowControl/>
        <w:rPr>
          <w:rFonts w:eastAsia="黑体" w:cs="Times New Roman"/>
          <w:kern w:val="0"/>
          <w:sz w:val="28"/>
          <w:szCs w:val="28"/>
        </w:rPr>
      </w:pPr>
    </w:p>
    <w:p w14:paraId="68CAE30A">
      <w:pPr>
        <w:widowControl/>
        <w:jc w:val="center"/>
        <w:rPr>
          <w:rFonts w:eastAsia="黑体" w:cs="Times New Roman"/>
          <w:kern w:val="0"/>
          <w:sz w:val="28"/>
          <w:szCs w:val="28"/>
        </w:rPr>
      </w:pPr>
      <w:r>
        <w:rPr>
          <w:rFonts w:eastAsia="黑体" w:cs="Times New Roman"/>
          <w:kern w:val="0"/>
          <w:sz w:val="28"/>
          <w:szCs w:val="28"/>
        </w:rPr>
        <w:t>Automatic Minimum Resolvable Contrast Measurement for Visible-to-Short-Wave Infrared Electro-Optical Tracking Systems</w:t>
      </w:r>
    </w:p>
    <w:p w14:paraId="4A74DD0F">
      <w:pPr>
        <w:jc w:val="center"/>
        <w:rPr>
          <w:rFonts w:cs="Times New Roman"/>
          <w:highlight w:val="yellow"/>
        </w:rPr>
      </w:pPr>
      <w:r>
        <w:rPr>
          <w:rFonts w:eastAsia="黑体" w:cs="Times New Roman"/>
        </w:rPr>
        <w:t>Wang Y</w:t>
      </w:r>
      <w:r>
        <w:rPr>
          <w:rFonts w:hint="eastAsia" w:eastAsia="黑体" w:cs="Times New Roman"/>
        </w:rPr>
        <w:t>ujie</w:t>
      </w:r>
      <w:r>
        <w:rPr>
          <w:rFonts w:eastAsia="黑体" w:cs="Times New Roman"/>
          <w:vertAlign w:val="superscript"/>
        </w:rPr>
        <w:t>1</w:t>
      </w:r>
      <w:r>
        <w:rPr>
          <w:rFonts w:eastAsia="黑体" w:cs="Times New Roman"/>
        </w:rPr>
        <w:t xml:space="preserve">, </w:t>
      </w:r>
      <w:r>
        <w:rPr>
          <w:rFonts w:hint="eastAsia" w:eastAsia="黑体" w:cs="Times New Roman"/>
        </w:rPr>
        <w:t>Li xiansheng</w:t>
      </w:r>
      <w:r>
        <w:rPr>
          <w:rFonts w:hint="eastAsia" w:cs="Times New Roman"/>
        </w:rPr>
        <w:t>*,Li guijiang</w:t>
      </w:r>
      <w:r>
        <w:rPr>
          <w:rFonts w:hint="eastAsia" w:cs="Times New Roman"/>
          <w:vertAlign w:val="superscript"/>
        </w:rPr>
        <w:t>1</w:t>
      </w:r>
      <w:r>
        <w:rPr>
          <w:rFonts w:hint="eastAsia" w:cs="Times New Roman"/>
        </w:rPr>
        <w:t>,Wang qicheng</w:t>
      </w:r>
      <w:r>
        <w:rPr>
          <w:rFonts w:hint="eastAsia" w:cs="Times New Roman"/>
          <w:vertAlign w:val="superscript"/>
        </w:rPr>
        <w:t>1</w:t>
      </w:r>
    </w:p>
    <w:p w14:paraId="00516DE8">
      <w:pPr>
        <w:widowControl/>
        <w:spacing w:before="156" w:beforeLines="50" w:after="156" w:afterLines="50" w:line="276" w:lineRule="auto"/>
        <w:ind w:left="403" w:right="403"/>
        <w:jc w:val="center"/>
        <w:rPr>
          <w:rFonts w:cs="Times New Roman"/>
          <w:i/>
          <w:kern w:val="0"/>
        </w:rPr>
      </w:pPr>
      <w:r>
        <w:rPr>
          <w:rFonts w:cs="Times New Roman"/>
          <w:kern w:val="0"/>
          <w:vertAlign w:val="superscript"/>
        </w:rPr>
        <w:t>1</w:t>
      </w:r>
      <w:r>
        <w:rPr>
          <w:rFonts w:cs="Times New Roman"/>
          <w:i/>
          <w:kern w:val="0"/>
        </w:rPr>
        <w:t xml:space="preserve"> School of Instrument Science and Opto-electronic Engineering, Hefei University of Technology, Hefei 230009, Anhui, China</w:t>
      </w:r>
    </w:p>
    <w:p w14:paraId="4EF20E82">
      <w:pPr>
        <w:widowControl/>
        <w:ind w:right="403"/>
        <w:jc w:val="both"/>
        <w:rPr>
          <w:rFonts w:eastAsia="Segoe UI" w:cs="Times New Roman"/>
          <w:color w:val="0F1115"/>
          <w:shd w:val="clear" w:color="auto" w:fill="FFFFFF"/>
        </w:rPr>
      </w:pPr>
      <w:r>
        <w:rPr>
          <w:rFonts w:hint="eastAsia" w:eastAsia="黑体" w:cs="Times New Roman"/>
          <w:b/>
          <w:bCs/>
          <w:kern w:val="0"/>
        </w:rPr>
        <w:t>Abstract</w:t>
      </w:r>
      <w:r>
        <w:rPr>
          <w:rFonts w:cs="Times New Roman"/>
          <w:kern w:val="0"/>
        </w:rPr>
        <w:t xml:space="preserve">  </w:t>
      </w:r>
      <w:r>
        <w:rPr>
          <w:rFonts w:cs="Times New Roman"/>
          <w:szCs w:val="22"/>
        </w:rPr>
        <w:t>To address the issues of significant manual testing errors, low efficiency, and difficulties in low-contrast recognition during the Minimum Resolvable Contrast (MRC) test for visible-near-infrared photoelectric tracking systems, this paper proposes an intelligent MRC testing method based on the USAF1951 target. The method utilizes a reference square-aperture target to achieve automatic positioning and scaling, establishes a target structure-to-spatial frequency mapping model, and employs the human eye's resolution limit of 0.03 as the decision threshold for automatically calculating the contrast of each group using a grayscale peak-to-valley algorithm. For low-contrast scenarios (≤10%), a contrast enhancement and distance-constrained secondary positioning method is introduced to specifically optimize such images. Automatic MRC testing was conducted on 120 USAF1951 target images under three conditions: normal contrast (100%), low contrast (≤10%), and images with angular deviation. Comparative experimental results on the 120 images show that the deviations between the proposed algorithm's outputs and the manual readings from five observers were 0.45, 0.76, and 0.63 groups, respectively. The single test time was reduced from 15 minutes to 1 minute, representing a 15-fold increase in efficiency. This method can effectively replace subjective evaluation, enabling rapid, quantitative, and objective assessment of the imaging performance of photoelectric tracking systems.</w:t>
      </w:r>
    </w:p>
    <w:p w14:paraId="37237808">
      <w:pPr>
        <w:widowControl/>
        <w:jc w:val="both"/>
        <w:rPr>
          <w:rFonts w:cs="Times New Roman"/>
          <w:color w:val="000000"/>
          <w:kern w:val="0"/>
          <w:sz w:val="24"/>
          <w:lang w:bidi="ar"/>
        </w:rPr>
      </w:pPr>
      <w:r>
        <w:rPr>
          <w:rFonts w:eastAsia="黑体" w:cs="Times New Roman"/>
          <w:b/>
          <w:bCs/>
          <w:kern w:val="0"/>
        </w:rPr>
        <w:t xml:space="preserve">Key words  </w:t>
      </w:r>
      <w:r>
        <w:rPr>
          <w:rFonts w:cs="Times New Roman"/>
          <w:szCs w:val="22"/>
        </w:rPr>
        <w:t>image processing</w:t>
      </w:r>
      <w:r>
        <w:rPr>
          <w:rFonts w:hint="eastAsia" w:cs="Times New Roman"/>
          <w:szCs w:val="22"/>
        </w:rPr>
        <w:t xml:space="preserve">; </w:t>
      </w:r>
      <w:r>
        <w:rPr>
          <w:rFonts w:cs="Times New Roman"/>
          <w:szCs w:val="22"/>
        </w:rPr>
        <w:t>minimum resolvable contrast; USAF1951 target; intelligent discrimination; electro-optical tracking system; low-illumination MRC testing</w:t>
      </w:r>
    </w:p>
    <w:p w14:paraId="66C094DC">
      <w:pPr>
        <w:widowControl/>
        <w:spacing w:before="100" w:beforeAutospacing="1" w:after="156" w:afterLines="50"/>
        <w:jc w:val="left"/>
        <w:rPr>
          <w:rFonts w:hint="eastAsia" w:ascii="宋体" w:hAnsi="宋体" w:cs="宋体"/>
          <w:kern w:val="0"/>
          <w:sz w:val="24"/>
        </w:rPr>
      </w:pPr>
      <w:r>
        <w:rPr>
          <w:rFonts w:hint="eastAsia" w:cs="宋体" w:asciiTheme="majorEastAsia" w:hAnsiTheme="majorEastAsia" w:eastAsiaTheme="majorEastAsia"/>
          <w:kern w:val="0"/>
          <w:sz w:val="32"/>
          <w:szCs w:val="32"/>
        </w:rPr>
        <w:t>1 引  言</w:t>
      </w:r>
    </w:p>
    <w:p w14:paraId="051BA07B">
      <w:pPr>
        <w:widowControl/>
        <w:spacing w:line="360" w:lineRule="auto"/>
        <w:ind w:firstLine="420" w:firstLineChars="200"/>
        <w:jc w:val="left"/>
        <w:rPr>
          <w:rFonts w:cs="Times New Roman"/>
          <w:color w:val="000000"/>
          <w:kern w:val="0"/>
          <w:lang w:bidi="ar"/>
        </w:rPr>
      </w:pPr>
      <w:r>
        <w:rPr>
          <w:rFonts w:hint="eastAsia" w:cs="Times New Roman"/>
          <w:color w:val="000000"/>
          <w:kern w:val="0"/>
          <w:lang w:bidi="ar"/>
        </w:rPr>
        <w:t>光电跟踪系统（Electro-Optical Tracking System，EOTS）是一种利用可见光、红外及激光等光学传感器对运动目标进行“看得见、盯得住、测得准”的自动跟踪装置，目前多应用于航天测控、舰载火控、反无人机等领域。在军事应用中，光电跟踪系统往往直接为火力打击或激光毁伤提供精确指向。跟踪精度不足，将导致脱靶甚至误伤</w:t>
      </w:r>
      <w:r>
        <w:rPr>
          <w:rFonts w:cs="Times New Roman"/>
          <w:color w:val="000000"/>
          <w:kern w:val="0"/>
          <w:lang w:bidi="ar"/>
        </w:rPr>
        <w:t>。</w:t>
      </w:r>
      <w:r>
        <w:rPr>
          <w:rFonts w:hint="eastAsia" w:cs="Times New Roman"/>
          <w:kern w:val="0"/>
          <w:lang w:bidi="ar"/>
        </w:rPr>
        <w:t>而光电跟踪系统的成像性能直接影响了其跟踪精度，决定脱靶量估计精度，进而影响整个火控闭环的命中精度</w:t>
      </w:r>
      <w:r>
        <w:rPr>
          <w:rFonts w:hint="eastAsia" w:ascii="宋体" w:hAnsi="宋体" w:cs="宋体"/>
          <w:kern w:val="0"/>
          <w:vertAlign w:val="superscript"/>
          <w:lang w:bidi="ar"/>
        </w:rPr>
        <w:fldChar w:fldCharType="begin"/>
      </w:r>
      <w:r>
        <w:rPr>
          <w:rFonts w:hint="eastAsia" w:ascii="宋体" w:hAnsi="宋体" w:cs="宋体"/>
          <w:kern w:val="0"/>
          <w:vertAlign w:val="superscript"/>
          <w:lang w:bidi="ar"/>
        </w:rPr>
        <w:instrText xml:space="preserve"> REF _Ref4599 \r \h </w:instrText>
      </w:r>
      <w:r>
        <w:rPr>
          <w:rFonts w:hint="eastAsia" w:ascii="宋体" w:hAnsi="宋体" w:cs="宋体"/>
          <w:kern w:val="0"/>
          <w:vertAlign w:val="superscript"/>
          <w:lang w:bidi="ar"/>
        </w:rPr>
        <w:fldChar w:fldCharType="separate"/>
      </w:r>
      <w:r>
        <w:rPr>
          <w:rFonts w:hint="eastAsia" w:ascii="宋体" w:hAnsi="宋体" w:cs="宋体"/>
          <w:kern w:val="0"/>
          <w:vertAlign w:val="superscript"/>
          <w:lang w:bidi="ar"/>
        </w:rPr>
        <w:t>[1]</w:t>
      </w:r>
      <w:r>
        <w:rPr>
          <w:rFonts w:hint="eastAsia" w:ascii="宋体" w:hAnsi="宋体" w:cs="宋体"/>
          <w:kern w:val="0"/>
          <w:vertAlign w:val="superscript"/>
          <w:lang w:bidi="ar"/>
        </w:rPr>
        <w:fldChar w:fldCharType="end"/>
      </w:r>
      <w:r>
        <w:rPr>
          <w:rFonts w:hint="eastAsia" w:ascii="宋体" w:hAnsi="宋体" w:cs="宋体"/>
          <w:kern w:val="0"/>
          <w:vertAlign w:val="superscript"/>
          <w:lang w:bidi="ar"/>
        </w:rPr>
        <w:fldChar w:fldCharType="begin"/>
      </w:r>
      <w:r>
        <w:rPr>
          <w:rFonts w:hint="eastAsia" w:ascii="宋体" w:hAnsi="宋体" w:cs="宋体"/>
          <w:kern w:val="0"/>
          <w:vertAlign w:val="superscript"/>
          <w:lang w:bidi="ar"/>
        </w:rPr>
        <w:instrText xml:space="preserve"> REF _Ref7673 \r \h </w:instrText>
      </w:r>
      <w:r>
        <w:rPr>
          <w:rFonts w:hint="eastAsia" w:ascii="宋体" w:hAnsi="宋体" w:cs="宋体"/>
          <w:kern w:val="0"/>
          <w:vertAlign w:val="superscript"/>
          <w:lang w:bidi="ar"/>
        </w:rPr>
        <w:fldChar w:fldCharType="separate"/>
      </w:r>
      <w:r>
        <w:rPr>
          <w:rFonts w:hint="eastAsia" w:ascii="宋体" w:hAnsi="宋体" w:cs="宋体"/>
          <w:kern w:val="0"/>
          <w:vertAlign w:val="superscript"/>
          <w:lang w:bidi="ar"/>
        </w:rPr>
        <w:t>[2]</w:t>
      </w:r>
      <w:r>
        <w:rPr>
          <w:rFonts w:hint="eastAsia" w:ascii="宋体" w:hAnsi="宋体" w:cs="宋体"/>
          <w:kern w:val="0"/>
          <w:vertAlign w:val="superscript"/>
          <w:lang w:bidi="ar"/>
        </w:rPr>
        <w:fldChar w:fldCharType="end"/>
      </w:r>
      <w:r>
        <w:rPr>
          <w:rFonts w:hint="eastAsia" w:cs="Times New Roman"/>
          <w:kern w:val="0"/>
          <w:lang w:bidi="ar"/>
        </w:rPr>
        <w:t>。因此，对光电跟踪系统的成像性能测试进行研究具有重要意义。</w:t>
      </w:r>
    </w:p>
    <w:p w14:paraId="0FE83905">
      <w:pPr>
        <w:widowControl/>
        <w:spacing w:line="360" w:lineRule="auto"/>
        <w:ind w:firstLine="420" w:firstLineChars="200"/>
        <w:jc w:val="left"/>
        <w:rPr>
          <w:rFonts w:cs="Times New Roman"/>
          <w:color w:val="000000"/>
          <w:kern w:val="0"/>
          <w:lang w:bidi="ar"/>
        </w:rPr>
      </w:pPr>
      <w:r>
        <w:rPr>
          <w:rFonts w:hint="eastAsia"/>
        </w:rPr>
        <w:t>对于</w:t>
      </w:r>
      <w:r>
        <w:rPr>
          <w:rFonts w:hint="eastAsia" w:cs="Times New Roman"/>
        </w:rPr>
        <w:t>光电跟踪系统</w:t>
      </w:r>
      <w:r>
        <w:rPr>
          <w:rFonts w:hint="eastAsia"/>
        </w:rPr>
        <w:t>的成像性能评价，通常用调制传递函数（</w:t>
      </w:r>
      <w:r>
        <w:rPr>
          <w:rFonts w:cs="Times New Roman"/>
          <w:color w:val="000000"/>
          <w:kern w:val="0"/>
          <w:lang w:bidi="ar"/>
        </w:rPr>
        <w:t>Modulation Transfer Function</w:t>
      </w:r>
      <w:r>
        <w:rPr>
          <w:rFonts w:hint="eastAsia" w:cs="Times New Roman"/>
          <w:color w:val="000000"/>
          <w:kern w:val="0"/>
          <w:lang w:bidi="ar"/>
        </w:rPr>
        <w:t>，MTF）</w:t>
      </w:r>
      <w:r>
        <w:rPr>
          <w:rFonts w:hint="eastAsia"/>
        </w:rPr>
        <w:t>与</w:t>
      </w:r>
      <w:r>
        <w:rPr>
          <w:rFonts w:hint="eastAsia" w:cs="Times New Roman"/>
          <w:color w:val="000000"/>
          <w:kern w:val="0"/>
          <w:lang w:bidi="ar"/>
        </w:rPr>
        <w:t>最小可分辨对比度</w:t>
      </w:r>
      <w:r>
        <w:rPr>
          <w:rFonts w:hint="eastAsia"/>
        </w:rPr>
        <w:t>两个参数表征</w:t>
      </w:r>
      <w:r>
        <w:rPr>
          <w:rFonts w:hint="eastAsia" w:cs="Times New Roman"/>
        </w:rPr>
        <w:t>。</w:t>
      </w:r>
      <w:r>
        <w:rPr>
          <w:rFonts w:hint="eastAsia" w:cs="Times New Roman"/>
          <w:color w:val="000000"/>
          <w:kern w:val="0"/>
          <w:lang w:bidi="ar"/>
        </w:rPr>
        <w:t>MRC</w:t>
      </w:r>
      <w:r>
        <w:t>综合了系统信噪比、光子噪声和光学传递特性以及人眼视觉特性等因素</w:t>
      </w:r>
      <w:r>
        <w:rPr>
          <w:rFonts w:hint="eastAsia"/>
        </w:rPr>
        <w:t>，</w:t>
      </w:r>
      <w:r>
        <w:t>能够</w:t>
      </w:r>
      <w:r>
        <w:rPr>
          <w:rFonts w:hint="eastAsia"/>
        </w:rPr>
        <w:t>更加全面</w:t>
      </w:r>
      <w:r>
        <w:t>描述光电跟踪系统阈值对比度</w:t>
      </w:r>
      <w:r>
        <w:rPr>
          <w:rFonts w:hint="eastAsia" w:ascii="宋体" w:hAnsi="宋体" w:cs="宋体"/>
          <w:vertAlign w:val="superscript"/>
        </w:rPr>
        <w:fldChar w:fldCharType="begin"/>
      </w:r>
      <w:r>
        <w:rPr>
          <w:rFonts w:hint="eastAsia" w:ascii="宋体" w:hAnsi="宋体" w:cs="宋体"/>
          <w:vertAlign w:val="superscript"/>
        </w:rPr>
        <w:instrText xml:space="preserve"> REF _Ref4971 \r \h </w:instrText>
      </w:r>
      <w:r>
        <w:rPr>
          <w:rFonts w:hint="eastAsia" w:ascii="宋体" w:hAnsi="宋体" w:cs="宋体"/>
          <w:vertAlign w:val="superscript"/>
        </w:rPr>
        <w:fldChar w:fldCharType="separate"/>
      </w:r>
      <w:r>
        <w:rPr>
          <w:rFonts w:hint="eastAsia" w:ascii="宋体" w:hAnsi="宋体" w:cs="宋体"/>
          <w:vertAlign w:val="superscript"/>
        </w:rPr>
        <w:t>[3]</w:t>
      </w:r>
      <w:r>
        <w:rPr>
          <w:rFonts w:hint="eastAsia" w:ascii="宋体" w:hAnsi="宋体" w:cs="宋体"/>
          <w:vertAlign w:val="superscript"/>
        </w:rPr>
        <w:fldChar w:fldCharType="end"/>
      </w:r>
      <w:r>
        <w:rPr>
          <w:rFonts w:hint="eastAsia"/>
        </w:rPr>
        <w:t>。</w:t>
      </w:r>
      <w:r>
        <w:rPr>
          <w:rFonts w:cs="Times New Roman"/>
        </w:rPr>
        <w:t>MRC</w:t>
      </w:r>
      <w:r>
        <w:t>测试装置结构简单、环境适应性强且数据处理便捷，近年来在可见光</w:t>
      </w:r>
      <w:r>
        <w:rPr>
          <w:rFonts w:hint="eastAsia" w:ascii="宋体" w:hAnsi="宋体" w:cs="宋体"/>
        </w:rPr>
        <w:t>-</w:t>
      </w:r>
      <w:r>
        <w:t>短波红外波段的性能评测中应用愈发广泛</w:t>
      </w:r>
      <w:r>
        <w:rPr>
          <w:rFonts w:hint="eastAsia" w:ascii="宋体" w:hAnsi="宋体" w:cs="宋体"/>
          <w:vertAlign w:val="superscript"/>
        </w:rPr>
        <w:fldChar w:fldCharType="begin"/>
      </w:r>
      <w:r>
        <w:rPr>
          <w:rFonts w:hint="eastAsia" w:ascii="宋体" w:hAnsi="宋体" w:cs="宋体"/>
          <w:vertAlign w:val="superscript"/>
        </w:rPr>
        <w:instrText xml:space="preserve"> REF _Ref5108 \r \h </w:instrText>
      </w:r>
      <w:r>
        <w:rPr>
          <w:rFonts w:hint="eastAsia" w:ascii="宋体" w:hAnsi="宋体" w:cs="宋体"/>
          <w:vertAlign w:val="superscript"/>
        </w:rPr>
        <w:fldChar w:fldCharType="separate"/>
      </w:r>
      <w:r>
        <w:rPr>
          <w:rFonts w:hint="eastAsia" w:ascii="宋体" w:hAnsi="宋体" w:cs="宋体"/>
          <w:vertAlign w:val="superscript"/>
        </w:rPr>
        <w:t>[4]</w:t>
      </w:r>
      <w:r>
        <w:rPr>
          <w:rFonts w:hint="eastAsia" w:ascii="宋体" w:hAnsi="宋体" w:cs="宋体"/>
          <w:vertAlign w:val="superscript"/>
        </w:rPr>
        <w:fldChar w:fldCharType="end"/>
      </w:r>
      <w:r>
        <w:rPr>
          <w:rFonts w:hint="eastAsia" w:cs="Times New Roman"/>
          <w:color w:val="000000"/>
          <w:kern w:val="0"/>
          <w:lang w:bidi="ar"/>
        </w:rPr>
        <w:t>。</w:t>
      </w:r>
    </w:p>
    <w:p w14:paraId="5AE04058">
      <w:pPr>
        <w:pStyle w:val="10"/>
        <w:widowControl/>
        <w:spacing w:line="360" w:lineRule="auto"/>
        <w:ind w:firstLine="420" w:firstLineChars="200"/>
        <w:textAlignment w:val="baseline"/>
        <w:rPr>
          <w:rFonts w:hint="default" w:ascii="Times New Roman" w:hAnsi="Times New Roman"/>
          <w:color w:val="000000"/>
          <w:sz w:val="21"/>
          <w:lang w:bidi="ar"/>
        </w:rPr>
      </w:pPr>
      <w:r>
        <w:rPr>
          <w:rFonts w:ascii="Times New Roman" w:hAnsi="Times New Roman"/>
          <w:color w:val="000000"/>
          <w:sz w:val="21"/>
          <w:lang w:bidi="ar"/>
        </w:rPr>
        <w:t>MRC测试技术的发展主要围绕“主观判读替代”与“复杂环境适配”两大核心目标演进。1994年Gordon Arthur提出的主观测量法首次解决背景光的控制问题，可严格保证在光源和滤光片不变的情况下，场景的平均亮度不变，但目标靶的空间频率不能连续可调</w:t>
      </w:r>
      <w:r>
        <w:rPr>
          <w:rFonts w:hint="default" w:cs="宋体"/>
          <w:kern w:val="2"/>
          <w:sz w:val="21"/>
          <w:vertAlign w:val="superscript"/>
        </w:rPr>
        <w:fldChar w:fldCharType="begin"/>
      </w:r>
      <w:r>
        <w:rPr>
          <w:rFonts w:hint="default" w:cs="宋体"/>
          <w:kern w:val="2"/>
          <w:sz w:val="21"/>
          <w:vertAlign w:val="superscript"/>
        </w:rPr>
        <w:instrText xml:space="preserve"> REF _Ref4599 \r \h </w:instrText>
      </w:r>
      <w:r>
        <w:rPr>
          <w:rFonts w:hint="default" w:cs="宋体"/>
          <w:kern w:val="2"/>
          <w:sz w:val="21"/>
          <w:vertAlign w:val="superscript"/>
        </w:rPr>
        <w:fldChar w:fldCharType="separate"/>
      </w:r>
      <w:r>
        <w:rPr>
          <w:rFonts w:cs="宋体"/>
          <w:kern w:val="2"/>
          <w:sz w:val="21"/>
          <w:vertAlign w:val="superscript"/>
        </w:rPr>
        <w:t>[1]</w:t>
      </w:r>
      <w:r>
        <w:rPr>
          <w:rFonts w:hint="default" w:cs="宋体"/>
          <w:kern w:val="2"/>
          <w:sz w:val="21"/>
          <w:vertAlign w:val="superscript"/>
        </w:rPr>
        <w:fldChar w:fldCharType="end"/>
      </w:r>
      <w:r>
        <w:rPr>
          <w:rFonts w:ascii="Times New Roman" w:hAnsi="Times New Roman"/>
          <w:color w:val="000000"/>
          <w:sz w:val="21"/>
          <w:lang w:bidi="ar"/>
        </w:rPr>
        <w:t>。后续的相关研究则集中在测试图案对比度的获取和测试图案的选取</w:t>
      </w:r>
      <w:r>
        <w:rPr>
          <w:rFonts w:hint="default" w:cs="宋体"/>
          <w:kern w:val="2"/>
          <w:sz w:val="21"/>
          <w:vertAlign w:val="superscript"/>
        </w:rPr>
        <w:fldChar w:fldCharType="begin"/>
      </w:r>
      <w:r>
        <w:rPr>
          <w:rFonts w:hint="default" w:cs="宋体"/>
          <w:kern w:val="2"/>
          <w:sz w:val="21"/>
          <w:vertAlign w:val="superscript"/>
        </w:rPr>
        <w:instrText xml:space="preserve"> REF _Ref5458 \r \h </w:instrText>
      </w:r>
      <w:r>
        <w:rPr>
          <w:rFonts w:hint="default" w:cs="宋体"/>
          <w:kern w:val="2"/>
          <w:sz w:val="21"/>
          <w:vertAlign w:val="superscript"/>
        </w:rPr>
        <w:fldChar w:fldCharType="separate"/>
      </w:r>
      <w:r>
        <w:rPr>
          <w:rFonts w:cs="宋体"/>
          <w:kern w:val="2"/>
          <w:sz w:val="21"/>
          <w:vertAlign w:val="superscript"/>
        </w:rPr>
        <w:t>[5]</w:t>
      </w:r>
      <w:r>
        <w:rPr>
          <w:rFonts w:hint="default" w:cs="宋体"/>
          <w:kern w:val="2"/>
          <w:sz w:val="21"/>
          <w:vertAlign w:val="superscript"/>
        </w:rPr>
        <w:fldChar w:fldCharType="end"/>
      </w:r>
      <w:r>
        <w:rPr>
          <w:rFonts w:ascii="Times New Roman" w:hAnsi="Times New Roman"/>
          <w:color w:val="000000"/>
          <w:sz w:val="21"/>
          <w:lang w:bidi="ar"/>
        </w:rPr>
        <w:t>。</w:t>
      </w:r>
      <w:r>
        <w:rPr>
          <w:rFonts w:hint="default" w:ascii="Times New Roman" w:hAnsi="Times New Roman"/>
          <w:color w:val="000000"/>
          <w:sz w:val="21"/>
          <w:lang w:bidi="ar"/>
        </w:rPr>
        <w:t>具有代表性的是荷兰学者Piet Bijl和J.Mathieu Valeton发表的多篇用MRC评价CCD、光电增强器件等光电成像系统的学术文章</w:t>
      </w:r>
      <w:r>
        <w:rPr>
          <w:rFonts w:cs="宋体"/>
          <w:color w:val="000000"/>
          <w:sz w:val="21"/>
          <w:vertAlign w:val="superscript"/>
          <w:lang w:bidi="ar"/>
        </w:rPr>
        <w:fldChar w:fldCharType="begin"/>
      </w:r>
      <w:r>
        <w:rPr>
          <w:rFonts w:cs="宋体"/>
          <w:color w:val="000000"/>
          <w:sz w:val="21"/>
          <w:vertAlign w:val="superscript"/>
          <w:lang w:bidi="ar"/>
        </w:rPr>
        <w:instrText xml:space="preserve"> REF _Ref3130 \r \h </w:instrText>
      </w:r>
      <w:r>
        <w:rPr>
          <w:rFonts w:cs="宋体"/>
          <w:color w:val="000000"/>
          <w:sz w:val="21"/>
          <w:vertAlign w:val="superscript"/>
          <w:lang w:bidi="ar"/>
        </w:rPr>
        <w:fldChar w:fldCharType="separate"/>
      </w:r>
      <w:r>
        <w:rPr>
          <w:rFonts w:cs="宋体"/>
          <w:color w:val="000000"/>
          <w:sz w:val="21"/>
          <w:vertAlign w:val="superscript"/>
          <w:lang w:bidi="ar"/>
        </w:rPr>
        <w:t>[6]</w:t>
      </w:r>
      <w:r>
        <w:rPr>
          <w:rFonts w:cs="宋体"/>
          <w:color w:val="000000"/>
          <w:sz w:val="21"/>
          <w:vertAlign w:val="superscript"/>
          <w:lang w:bidi="ar"/>
        </w:rPr>
        <w:fldChar w:fldCharType="end"/>
      </w:r>
      <w:r>
        <w:rPr>
          <w:rFonts w:cs="宋体"/>
          <w:color w:val="000000"/>
          <w:sz w:val="21"/>
          <w:vertAlign w:val="superscript"/>
          <w:lang w:bidi="ar"/>
        </w:rPr>
        <w:t>-</w:t>
      </w:r>
      <w:r>
        <w:rPr>
          <w:rFonts w:hint="default" w:cs="宋体"/>
          <w:kern w:val="2"/>
          <w:sz w:val="21"/>
          <w:vertAlign w:val="superscript"/>
        </w:rPr>
        <w:fldChar w:fldCharType="begin"/>
      </w:r>
      <w:r>
        <w:rPr>
          <w:rFonts w:hint="default" w:cs="宋体"/>
          <w:kern w:val="2"/>
          <w:sz w:val="21"/>
          <w:vertAlign w:val="superscript"/>
        </w:rPr>
        <w:instrText xml:space="preserve"> REF _Ref5559 \r \h </w:instrText>
      </w:r>
      <w:r>
        <w:rPr>
          <w:rFonts w:hint="default" w:cs="宋体"/>
          <w:kern w:val="2"/>
          <w:sz w:val="21"/>
          <w:vertAlign w:val="superscript"/>
        </w:rPr>
        <w:fldChar w:fldCharType="separate"/>
      </w:r>
      <w:r>
        <w:rPr>
          <w:rFonts w:cs="宋体"/>
          <w:kern w:val="2"/>
          <w:sz w:val="21"/>
          <w:vertAlign w:val="superscript"/>
        </w:rPr>
        <w:t>[8]</w:t>
      </w:r>
      <w:r>
        <w:rPr>
          <w:rFonts w:hint="default" w:cs="宋体"/>
          <w:kern w:val="2"/>
          <w:sz w:val="21"/>
          <w:vertAlign w:val="superscript"/>
        </w:rPr>
        <w:fldChar w:fldCharType="end"/>
      </w:r>
      <w:r>
        <w:rPr>
          <w:rFonts w:hint="default" w:ascii="Times New Roman" w:hAnsi="Times New Roman"/>
          <w:color w:val="000000"/>
          <w:sz w:val="21"/>
          <w:lang w:bidi="ar"/>
        </w:rPr>
        <w:t>，</w:t>
      </w:r>
      <w:r>
        <w:rPr>
          <w:rFonts w:ascii="Times New Roman" w:hAnsi="Times New Roman"/>
          <w:color w:val="000000"/>
          <w:sz w:val="21"/>
          <w:lang w:bidi="ar"/>
        </w:rPr>
        <w:t>并且</w:t>
      </w:r>
      <w:r>
        <w:rPr>
          <w:rFonts w:hint="default" w:ascii="Times New Roman" w:hAnsi="Times New Roman"/>
          <w:color w:val="000000"/>
          <w:sz w:val="21"/>
          <w:lang w:bidi="ar"/>
        </w:rPr>
        <w:t>提出了一种三角定位分辨阈值法</w:t>
      </w:r>
      <w:r>
        <w:rPr>
          <w:rFonts w:ascii="Times New Roman" w:hAnsi="Times New Roman"/>
          <w:color w:val="000000"/>
          <w:sz w:val="21"/>
          <w:lang w:bidi="ar"/>
        </w:rPr>
        <w:t>（</w:t>
      </w:r>
      <w:r>
        <w:rPr>
          <w:rFonts w:hint="default" w:ascii="Times New Roman" w:hAnsi="Times New Roman"/>
          <w:color w:val="000000"/>
          <w:sz w:val="21"/>
          <w:lang w:bidi="ar"/>
        </w:rPr>
        <w:t>Triangle Orientation Discrimination</w:t>
      </w:r>
      <w:r>
        <w:rPr>
          <w:rFonts w:ascii="Times New Roman" w:hAnsi="Times New Roman"/>
          <w:color w:val="000000"/>
          <w:sz w:val="21"/>
          <w:lang w:bidi="ar"/>
        </w:rPr>
        <w:t>，</w:t>
      </w:r>
      <w:r>
        <w:rPr>
          <w:rFonts w:hint="default" w:ascii="Times New Roman" w:hAnsi="Times New Roman"/>
          <w:color w:val="000000"/>
          <w:sz w:val="21"/>
          <w:lang w:bidi="ar"/>
        </w:rPr>
        <w:t>TOD</w:t>
      </w:r>
      <w:r>
        <w:rPr>
          <w:rFonts w:ascii="Times New Roman" w:hAnsi="Times New Roman"/>
          <w:color w:val="000000"/>
          <w:sz w:val="21"/>
          <w:lang w:bidi="ar"/>
        </w:rPr>
        <w:t>），该方法将用于MRC测试的三杆靶标替换为三角形靶标，优化了判读直观性，但本质仍未脱离人工主观依赖。Bharathi等基于多象限光电探测器开发双轴跟踪模块，为低照度下的成像性能测试提供了硬件支撑</w:t>
      </w:r>
      <w:r>
        <w:rPr>
          <w:rFonts w:hint="default" w:cs="宋体"/>
          <w:kern w:val="2"/>
          <w:sz w:val="21"/>
          <w:vertAlign w:val="superscript"/>
        </w:rPr>
        <w:fldChar w:fldCharType="begin"/>
      </w:r>
      <w:r>
        <w:rPr>
          <w:rFonts w:hint="default" w:cs="宋体"/>
          <w:kern w:val="2"/>
          <w:sz w:val="21"/>
          <w:vertAlign w:val="superscript"/>
        </w:rPr>
        <w:instrText xml:space="preserve"> REF _Ref24238 \r \h </w:instrText>
      </w:r>
      <w:r>
        <w:rPr>
          <w:rFonts w:hint="default" w:cs="宋体"/>
          <w:kern w:val="2"/>
          <w:sz w:val="21"/>
          <w:vertAlign w:val="superscript"/>
        </w:rPr>
        <w:fldChar w:fldCharType="separate"/>
      </w:r>
      <w:r>
        <w:rPr>
          <w:rFonts w:cs="宋体"/>
          <w:kern w:val="2"/>
          <w:sz w:val="21"/>
          <w:vertAlign w:val="superscript"/>
        </w:rPr>
        <w:t>[9]</w:t>
      </w:r>
      <w:r>
        <w:rPr>
          <w:rFonts w:hint="default" w:cs="宋体"/>
          <w:kern w:val="2"/>
          <w:sz w:val="21"/>
          <w:vertAlign w:val="superscript"/>
        </w:rPr>
        <w:fldChar w:fldCharType="end"/>
      </w:r>
      <w:r>
        <w:rPr>
          <w:rFonts w:cs="宋体"/>
          <w:kern w:val="2"/>
          <w:sz w:val="21"/>
        </w:rPr>
        <w:t>。</w:t>
      </w:r>
      <w:r>
        <w:rPr>
          <w:rFonts w:ascii="Times New Roman" w:hAnsi="Times New Roman"/>
          <w:color w:val="000000"/>
          <w:sz w:val="21"/>
          <w:lang w:bidi="ar"/>
        </w:rPr>
        <w:t xml:space="preserve">Wang </w:t>
      </w:r>
      <w:r>
        <w:rPr>
          <w:rFonts w:ascii="Times New Roman" w:hAnsi="Times New Roman"/>
          <w:color w:val="000000"/>
        </w:rPr>
        <w:t>Y</w:t>
      </w:r>
      <w:r>
        <w:rPr>
          <w:rFonts w:ascii="Times New Roman" w:hAnsi="Times New Roman"/>
          <w:color w:val="000000"/>
          <w:sz w:val="21"/>
          <w:lang w:bidi="ar"/>
        </w:rPr>
        <w:t>等人则尝试采用卷积神经网络自动判读USAF1951靶标，实现了单幅图像1.5min内的MRC估算</w:t>
      </w:r>
      <w:r>
        <w:rPr>
          <w:rFonts w:cs="宋体"/>
          <w:kern w:val="2"/>
          <w:sz w:val="21"/>
          <w:vertAlign w:val="superscript"/>
        </w:rPr>
        <w:fldChar w:fldCharType="begin"/>
      </w:r>
      <w:r>
        <w:rPr>
          <w:rFonts w:cs="宋体"/>
          <w:kern w:val="2"/>
          <w:sz w:val="21"/>
          <w:vertAlign w:val="superscript"/>
        </w:rPr>
        <w:instrText xml:space="preserve"> REF _Ref6138 \r \h </w:instrText>
      </w:r>
      <w:r>
        <w:rPr>
          <w:rFonts w:cs="宋体"/>
          <w:kern w:val="2"/>
          <w:sz w:val="21"/>
          <w:vertAlign w:val="superscript"/>
        </w:rPr>
        <w:fldChar w:fldCharType="separate"/>
      </w:r>
      <w:r>
        <w:rPr>
          <w:rFonts w:cs="宋体"/>
          <w:kern w:val="2"/>
          <w:sz w:val="21"/>
          <w:vertAlign w:val="superscript"/>
        </w:rPr>
        <w:t>[10]</w:t>
      </w:r>
      <w:r>
        <w:rPr>
          <w:rFonts w:cs="宋体"/>
          <w:kern w:val="2"/>
          <w:sz w:val="21"/>
          <w:vertAlign w:val="superscript"/>
        </w:rPr>
        <w:fldChar w:fldCharType="end"/>
      </w:r>
      <w:r>
        <w:rPr>
          <w:rFonts w:hint="default" w:ascii="Times New Roman" w:hAnsi="Times New Roman"/>
          <w:color w:val="000000"/>
          <w:sz w:val="21"/>
          <w:lang w:bidi="ar"/>
        </w:rPr>
        <w:t>。</w:t>
      </w:r>
    </w:p>
    <w:p w14:paraId="68114D67">
      <w:pPr>
        <w:spacing w:line="360" w:lineRule="auto"/>
        <w:ind w:firstLine="420" w:firstLineChars="200"/>
        <w:rPr>
          <w:rFonts w:cs="Times New Roman"/>
          <w:color w:val="000000"/>
          <w:kern w:val="0"/>
          <w:lang w:bidi="ar"/>
        </w:rPr>
      </w:pPr>
      <w:r>
        <w:rPr>
          <w:rFonts w:hint="eastAsia" w:cs="Times New Roman"/>
          <w:color w:val="000000"/>
          <w:kern w:val="0"/>
          <w:lang w:bidi="ar"/>
        </w:rPr>
        <w:t>国内对MRC开展了一系列研究，平烨等开展的近红外</w:t>
      </w:r>
      <w:r>
        <w:rPr>
          <w:rFonts w:hint="eastAsia" w:ascii="宋体" w:hAnsi="宋体" w:cs="宋体"/>
          <w:color w:val="000000"/>
          <w:kern w:val="0"/>
          <w:lang w:bidi="ar"/>
        </w:rPr>
        <w:t>-</w:t>
      </w:r>
      <w:r>
        <w:rPr>
          <w:rFonts w:hint="eastAsia" w:cs="Times New Roman"/>
          <w:color w:val="000000"/>
          <w:kern w:val="0"/>
          <w:lang w:bidi="ar"/>
        </w:rPr>
        <w:t>可见光MRC测量系统研究验证了理论模型的可行性</w:t>
      </w:r>
      <w:r>
        <w:rPr>
          <w:rFonts w:hint="eastAsia" w:ascii="宋体" w:hAnsi="宋体" w:cs="宋体"/>
          <w:vertAlign w:val="superscript"/>
        </w:rPr>
        <w:fldChar w:fldCharType="begin"/>
      </w:r>
      <w:r>
        <w:rPr>
          <w:rFonts w:hint="eastAsia" w:ascii="宋体" w:hAnsi="宋体" w:cs="宋体"/>
          <w:vertAlign w:val="superscript"/>
        </w:rPr>
        <w:instrText xml:space="preserve"> REF _Ref7975 \r \h </w:instrText>
      </w:r>
      <w:r>
        <w:rPr>
          <w:rFonts w:hint="eastAsia" w:ascii="宋体" w:hAnsi="宋体" w:cs="宋体"/>
          <w:vertAlign w:val="superscript"/>
        </w:rPr>
        <w:fldChar w:fldCharType="separate"/>
      </w:r>
      <w:r>
        <w:rPr>
          <w:rFonts w:hint="eastAsia" w:ascii="宋体" w:hAnsi="宋体" w:cs="宋体"/>
          <w:vertAlign w:val="superscript"/>
        </w:rPr>
        <w:t>[11]</w:t>
      </w:r>
      <w:r>
        <w:rPr>
          <w:rFonts w:hint="eastAsia" w:ascii="宋体" w:hAnsi="宋体" w:cs="宋体"/>
          <w:vertAlign w:val="superscript"/>
        </w:rPr>
        <w:fldChar w:fldCharType="end"/>
      </w:r>
      <w:r>
        <w:rPr>
          <w:rFonts w:hint="eastAsia" w:cs="Times New Roman"/>
          <w:color w:val="000000"/>
          <w:kern w:val="0"/>
          <w:lang w:bidi="ar"/>
        </w:rPr>
        <w:t>，但多数团队</w:t>
      </w:r>
      <w:del w:id="8" w:author="李宪圣" w:date="2026-01-27T18:42:32Z">
        <w:r>
          <w:rPr>
            <w:rFonts w:hint="default" w:cs="Times New Roman"/>
            <w:color w:val="000000"/>
            <w:kern w:val="0"/>
            <w:lang w:val="en-US" w:bidi="ar"/>
          </w:rPr>
          <w:delText>仍停留</w:delText>
        </w:r>
      </w:del>
      <w:ins w:id="9" w:author="李宪圣" w:date="2026-01-27T18:42:34Z">
        <w:r>
          <w:rPr>
            <w:rFonts w:hint="eastAsia" w:cs="Times New Roman"/>
            <w:color w:val="000000"/>
            <w:kern w:val="0"/>
            <w:lang w:val="en-US" w:eastAsia="zh-CN" w:bidi="ar"/>
          </w:rPr>
          <w:t>研究</w:t>
        </w:r>
      </w:ins>
      <w:ins w:id="10" w:author="李宪圣" w:date="2026-01-27T18:42:36Z">
        <w:r>
          <w:rPr>
            <w:rFonts w:hint="eastAsia" w:cs="Times New Roman"/>
            <w:color w:val="000000"/>
            <w:kern w:val="0"/>
            <w:lang w:val="en-US" w:eastAsia="zh-CN" w:bidi="ar"/>
          </w:rPr>
          <w:t>处于</w:t>
        </w:r>
      </w:ins>
      <w:del w:id="11" w:author="李宪圣" w:date="2026-01-27T19:03:47Z">
        <w:r>
          <w:rPr>
            <w:rFonts w:hint="eastAsia" w:cs="Times New Roman"/>
            <w:color w:val="000000"/>
            <w:kern w:val="0"/>
            <w:lang w:bidi="ar"/>
          </w:rPr>
          <w:delText>在</w:delText>
        </w:r>
      </w:del>
      <w:r>
        <w:rPr>
          <w:rFonts w:hint="eastAsia" w:cs="Times New Roman"/>
          <w:color w:val="000000"/>
          <w:kern w:val="0"/>
          <w:lang w:bidi="ar"/>
        </w:rPr>
        <w:t>“MTF估算后MRC换算”或“机器学习识别”</w:t>
      </w:r>
      <w:del w:id="12" w:author="李宪圣" w:date="2026-01-27T18:42:41Z">
        <w:r>
          <w:rPr>
            <w:rFonts w:hint="eastAsia" w:cs="Times New Roman"/>
            <w:color w:val="000000"/>
            <w:kern w:val="0"/>
            <w:lang w:bidi="ar"/>
          </w:rPr>
          <w:delText>的初级</w:delText>
        </w:r>
      </w:del>
      <w:r>
        <w:rPr>
          <w:rFonts w:hint="eastAsia" w:cs="Times New Roman"/>
          <w:color w:val="000000"/>
          <w:kern w:val="0"/>
          <w:lang w:bidi="ar"/>
        </w:rPr>
        <w:t>阶段，</w:t>
      </w:r>
      <w:del w:id="13" w:author="李宪圣" w:date="2026-01-27T19:04:14Z">
        <w:r>
          <w:rPr>
            <w:rFonts w:hint="eastAsia" w:cs="Times New Roman"/>
            <w:color w:val="000000"/>
            <w:kern w:val="0"/>
            <w:lang w:bidi="ar"/>
          </w:rPr>
          <w:delText>核心的</w:delText>
        </w:r>
      </w:del>
      <w:r>
        <w:rPr>
          <w:rFonts w:hint="eastAsia" w:cs="Times New Roman"/>
          <w:color w:val="000000"/>
          <w:kern w:val="0"/>
          <w:lang w:bidi="ar"/>
        </w:rPr>
        <w:t>靶标对比度提取与极限分辨判定环节仍依赖人工目视判读，需要花费大量的人力及时间，测试人员人眼之间的差异，导致组间偏差可达2组以上，在低对比度（</w:t>
      </w:r>
      <w:r>
        <w:rPr>
          <w:rFonts w:cs="Times New Roman"/>
          <w:color w:val="000000"/>
          <w:kern w:val="0"/>
          <w:lang w:bidi="ar"/>
        </w:rPr>
        <w:t>≤</w:t>
      </w:r>
      <w:r>
        <w:rPr>
          <w:rFonts w:hint="eastAsia" w:cs="Times New Roman"/>
          <w:color w:val="000000"/>
          <w:kern w:val="0"/>
          <w:lang w:bidi="ar"/>
        </w:rPr>
        <w:t>10 %）场景下因图像模糊更易出现误判。现有自动测试方法亦存在明显局限：边缘提取算法则在高与某空间频率靶标的混叠区域失效。如果还存在光照强度低等一系列外界条件的干扰，则提取效果会进一步降低，因此无法实现全频段的对比度量化</w:t>
      </w:r>
      <w:r>
        <w:rPr>
          <w:rFonts w:hint="eastAsia" w:ascii="宋体" w:hAnsi="宋体" w:cs="宋体"/>
          <w:vertAlign w:val="superscript"/>
        </w:rPr>
        <w:fldChar w:fldCharType="begin"/>
      </w:r>
      <w:r>
        <w:rPr>
          <w:rFonts w:hint="eastAsia" w:ascii="宋体" w:hAnsi="宋体" w:cs="宋体"/>
          <w:vertAlign w:val="superscript"/>
        </w:rPr>
        <w:instrText xml:space="preserve"> REF _Ref8372 \r \h </w:instrText>
      </w:r>
      <w:r>
        <w:rPr>
          <w:rFonts w:hint="eastAsia" w:ascii="宋体" w:hAnsi="宋体" w:cs="宋体"/>
          <w:vertAlign w:val="superscript"/>
        </w:rPr>
        <w:fldChar w:fldCharType="separate"/>
      </w:r>
      <w:r>
        <w:rPr>
          <w:rFonts w:hint="eastAsia" w:ascii="宋体" w:hAnsi="宋体" w:cs="宋体"/>
          <w:vertAlign w:val="superscript"/>
        </w:rPr>
        <w:t>[12]</w:t>
      </w:r>
      <w:r>
        <w:rPr>
          <w:rFonts w:hint="eastAsia" w:ascii="宋体" w:hAnsi="宋体" w:cs="宋体"/>
          <w:vertAlign w:val="superscript"/>
        </w:rPr>
        <w:fldChar w:fldCharType="end"/>
      </w:r>
      <w:r>
        <w:rPr>
          <w:rFonts w:hint="eastAsia" w:cs="Times New Roman"/>
          <w:color w:val="000000"/>
          <w:kern w:val="0"/>
          <w:lang w:bidi="ar"/>
        </w:rPr>
        <w:t>。基于深度学习的方案需大量样本训练数据库，且测试速度难以满足外场快速检测需求；此外，现有研究多聚焦单一参数输出，缺乏应对光照突变、平台振动等外场干扰的系统后处理流程，难以满足工程化测试的稳定性要求。</w:t>
      </w:r>
    </w:p>
    <w:p w14:paraId="7AD355A9">
      <w:pPr>
        <w:spacing w:line="360" w:lineRule="auto"/>
        <w:ind w:firstLine="420" w:firstLineChars="200"/>
        <w:rPr>
          <w:rFonts w:cs="Times New Roman"/>
          <w:color w:val="000000"/>
          <w:kern w:val="0"/>
          <w:lang w:bidi="ar"/>
        </w:rPr>
      </w:pPr>
      <w:r>
        <w:rPr>
          <w:rFonts w:cs="Times New Roman"/>
          <w:color w:val="000000"/>
          <w:kern w:val="0"/>
          <w:lang w:bidi="ar"/>
        </w:rPr>
        <w:t>针对上述问题，本</w:t>
      </w:r>
      <w:r>
        <w:rPr>
          <w:rFonts w:hint="eastAsia" w:cs="Times New Roman"/>
          <w:color w:val="000000"/>
          <w:kern w:val="0"/>
          <w:lang w:bidi="ar"/>
        </w:rPr>
        <w:t>研究</w:t>
      </w:r>
      <w:r>
        <w:rPr>
          <w:rFonts w:cs="Times New Roman"/>
          <w:color w:val="000000"/>
          <w:kern w:val="0"/>
          <w:lang w:bidi="ar"/>
        </w:rPr>
        <w:t>提出一种基于USAF1951靶标的智能化MRC</w:t>
      </w:r>
      <w:r>
        <w:rPr>
          <w:rFonts w:hint="eastAsia" w:cs="Times New Roman"/>
          <w:color w:val="000000"/>
          <w:kern w:val="0"/>
          <w:lang w:bidi="ar"/>
        </w:rPr>
        <w:t>自动</w:t>
      </w:r>
      <w:r>
        <w:rPr>
          <w:rFonts w:cs="Times New Roman"/>
          <w:color w:val="000000"/>
          <w:kern w:val="0"/>
          <w:lang w:bidi="ar"/>
        </w:rPr>
        <w:t>测试方法。核心创新点包括：（1）利用基准方孔靶标的结构特征实现自动定位与缩放，建立靶标结构与空间频率的精准映射模型；（2）提出灰度波峰</w:t>
      </w:r>
      <w:r>
        <w:rPr>
          <w:rFonts w:hint="eastAsia" w:ascii="宋体" w:hAnsi="宋体" w:cs="宋体"/>
          <w:color w:val="000000"/>
          <w:kern w:val="0"/>
          <w:lang w:bidi="ar"/>
        </w:rPr>
        <w:t>-</w:t>
      </w:r>
      <w:r>
        <w:rPr>
          <w:rFonts w:cs="Times New Roman"/>
          <w:color w:val="000000"/>
          <w:kern w:val="0"/>
          <w:lang w:bidi="ar"/>
        </w:rPr>
        <w:t>波谷算法，</w:t>
      </w:r>
      <w:r>
        <w:rPr>
          <w:rFonts w:cs="Times New Roman"/>
        </w:rPr>
        <w:t>以</w:t>
      </w:r>
      <w:r>
        <w:rPr>
          <w:rFonts w:hint="eastAsia" w:cs="Times New Roman"/>
        </w:rPr>
        <w:t>人眼极限分辨率</w:t>
      </w:r>
      <w:r>
        <w:rPr>
          <w:rFonts w:cs="Times New Roman"/>
        </w:rPr>
        <w:t>0.03</w:t>
      </w:r>
      <w:r>
        <w:rPr>
          <w:rFonts w:hint="eastAsia" w:cs="Times New Roman"/>
        </w:rPr>
        <w:t>为判断</w:t>
      </w:r>
      <w:r>
        <w:rPr>
          <w:rFonts w:cs="Times New Roman"/>
        </w:rPr>
        <w:t>阈值</w:t>
      </w:r>
      <w:r>
        <w:rPr>
          <w:rFonts w:hint="eastAsia" w:cs="Times New Roman"/>
        </w:rPr>
        <w:t>，</w:t>
      </w:r>
      <w:r>
        <w:rPr>
          <w:rFonts w:cs="Times New Roman"/>
          <w:color w:val="000000"/>
          <w:kern w:val="0"/>
          <w:lang w:bidi="ar"/>
        </w:rPr>
        <w:t>实现不同组靶标对比度的自动计算；（3）</w:t>
      </w:r>
      <w:r>
        <w:rPr>
          <w:rFonts w:hint="eastAsia" w:cs="Times New Roman"/>
          <w:color w:val="000000"/>
          <w:kern w:val="0"/>
          <w:lang w:bidi="ar"/>
        </w:rPr>
        <w:t>提出</w:t>
      </w:r>
      <w:r>
        <w:rPr>
          <w:rFonts w:hint="eastAsia" w:ascii="宋体" w:hAnsi="宋体" w:cs="宋体"/>
          <w:color w:val="000000"/>
          <w:kern w:val="0"/>
          <w:lang w:bidi="ar"/>
        </w:rPr>
        <w:t>“</w:t>
      </w:r>
      <w:r>
        <w:rPr>
          <w:rFonts w:cs="Times New Roman"/>
          <w:color w:val="000000"/>
          <w:kern w:val="0"/>
          <w:lang w:bidi="ar"/>
        </w:rPr>
        <w:t>对比度增强</w:t>
      </w:r>
      <w:r>
        <w:rPr>
          <w:rFonts w:hint="eastAsia" w:ascii="宋体" w:hAnsi="宋体" w:cs="宋体"/>
          <w:color w:val="000000"/>
          <w:kern w:val="0"/>
          <w:lang w:bidi="ar"/>
        </w:rPr>
        <w:t>-</w:t>
      </w:r>
      <w:r>
        <w:rPr>
          <w:rFonts w:cs="Times New Roman"/>
          <w:color w:val="000000"/>
          <w:kern w:val="0"/>
          <w:lang w:bidi="ar"/>
        </w:rPr>
        <w:t>距离约束</w:t>
      </w:r>
      <w:r>
        <w:rPr>
          <w:rFonts w:hint="eastAsia" w:cs="Times New Roman"/>
          <w:color w:val="000000"/>
          <w:kern w:val="0"/>
          <w:lang w:bidi="ar"/>
        </w:rPr>
        <w:t>”</w:t>
      </w:r>
      <w:r>
        <w:rPr>
          <w:rFonts w:cs="Times New Roman"/>
          <w:color w:val="000000"/>
          <w:kern w:val="0"/>
          <w:lang w:bidi="ar"/>
        </w:rPr>
        <w:t>二次定位策略，</w:t>
      </w:r>
      <w:r>
        <w:rPr>
          <w:rFonts w:hint="eastAsia" w:ascii="宋体" w:hAnsi="宋体" w:cs="宋体"/>
          <w:shd w:val="clear" w:color="auto" w:fill="FFFFFF"/>
        </w:rPr>
        <w:t>突破低对比度场景下靶标检测的高误检率瓶颈</w:t>
      </w:r>
      <w:r>
        <w:rPr>
          <w:rFonts w:hint="eastAsia" w:ascii="宋体" w:hAnsi="宋体" w:cs="宋体"/>
          <w:color w:val="000000"/>
          <w:kern w:val="0"/>
          <w:lang w:bidi="ar"/>
        </w:rPr>
        <w:t>。</w:t>
      </w:r>
      <w:r>
        <w:rPr>
          <w:rFonts w:cs="Times New Roman"/>
          <w:color w:val="000000"/>
          <w:kern w:val="0"/>
          <w:lang w:bidi="ar"/>
        </w:rPr>
        <w:t>通过</w:t>
      </w:r>
      <w:r>
        <w:rPr>
          <w:rFonts w:hint="eastAsia" w:cs="Times New Roman"/>
          <w:color w:val="000000"/>
          <w:kern w:val="0"/>
          <w:lang w:bidi="ar"/>
        </w:rPr>
        <w:t>120</w:t>
      </w:r>
      <w:r>
        <w:rPr>
          <w:rFonts w:cs="Times New Roman"/>
          <w:color w:val="000000"/>
          <w:kern w:val="0"/>
          <w:lang w:bidi="ar"/>
        </w:rPr>
        <w:t>幅典型</w:t>
      </w:r>
      <w:r>
        <w:rPr>
          <w:rFonts w:hint="eastAsia" w:cs="Times New Roman"/>
          <w:color w:val="000000"/>
          <w:kern w:val="0"/>
          <w:lang w:bidi="ar"/>
        </w:rPr>
        <w:t>USAF1951</w:t>
      </w:r>
      <w:r>
        <w:rPr>
          <w:rFonts w:cs="Times New Roman"/>
          <w:color w:val="000000"/>
          <w:kern w:val="0"/>
          <w:lang w:bidi="ar"/>
        </w:rPr>
        <w:t>图像</w:t>
      </w:r>
      <w:r>
        <w:rPr>
          <w:rFonts w:hint="eastAsia" w:cs="Times New Roman"/>
          <w:color w:val="000000"/>
          <w:kern w:val="0"/>
          <w:lang w:bidi="ar"/>
        </w:rPr>
        <w:t>在不同场景下</w:t>
      </w:r>
      <w:r>
        <w:rPr>
          <w:rFonts w:cs="Times New Roman"/>
          <w:color w:val="000000"/>
          <w:kern w:val="0"/>
          <w:lang w:bidi="ar"/>
        </w:rPr>
        <w:t>的测试验证，该方法可有效替代人工判读，实现</w:t>
      </w:r>
      <w:r>
        <w:rPr>
          <w:rFonts w:hint="eastAsia" w:cs="Times New Roman"/>
          <w:color w:val="000000"/>
          <w:kern w:val="0"/>
          <w:lang w:bidi="ar"/>
        </w:rPr>
        <w:t>光电跟踪系统</w:t>
      </w:r>
      <w:r>
        <w:rPr>
          <w:rFonts w:cs="Times New Roman"/>
          <w:color w:val="000000"/>
          <w:kern w:val="0"/>
          <w:lang w:bidi="ar"/>
        </w:rPr>
        <w:t>成像性能的快速、定量、客观评价。</w:t>
      </w:r>
    </w:p>
    <w:p w14:paraId="188A2E28">
      <w:pPr>
        <w:widowControl/>
        <w:spacing w:before="100" w:beforeAutospacing="1" w:after="100" w:afterAutospacing="1"/>
        <w:jc w:val="left"/>
        <w:rPr>
          <w:rFonts w:eastAsiaTheme="majorEastAsia"/>
        </w:rPr>
      </w:pPr>
      <w:r>
        <w:rPr>
          <w:rFonts w:hint="eastAsia" w:cs="宋体" w:asciiTheme="majorEastAsia" w:hAnsiTheme="majorEastAsia" w:eastAsiaTheme="majorEastAsia"/>
          <w:kern w:val="0"/>
          <w:sz w:val="32"/>
          <w:szCs w:val="32"/>
        </w:rPr>
        <w:t>2 MRC测试方法</w:t>
      </w:r>
    </w:p>
    <w:p w14:paraId="08196E74">
      <w:pPr>
        <w:widowControl/>
        <w:spacing w:before="100" w:beforeAutospacing="1" w:after="100" w:afterAutospacing="1"/>
        <w:jc w:val="left"/>
        <w:rPr>
          <w:rFonts w:hint="eastAsia" w:ascii="黑体" w:hAnsi="宋体" w:eastAsia="黑体" w:cs="宋体"/>
          <w:b/>
          <w:kern w:val="0"/>
        </w:rPr>
      </w:pPr>
      <w:r>
        <w:rPr>
          <w:rFonts w:hint="eastAsia" w:ascii="黑体" w:hAnsi="宋体" w:eastAsia="黑体" w:cs="宋体"/>
          <w:b/>
          <w:kern w:val="0"/>
        </w:rPr>
        <w:t>2.1 MRC模型</w:t>
      </w:r>
    </w:p>
    <w:p w14:paraId="52AF1B47">
      <w:pPr>
        <w:adjustRightInd w:val="0"/>
        <w:spacing w:line="360" w:lineRule="auto"/>
        <w:ind w:firstLine="420" w:firstLineChars="200"/>
        <w:jc w:val="left"/>
        <w:rPr>
          <w:rFonts w:cs="Times New Roman"/>
        </w:rPr>
      </w:pPr>
      <w:r>
        <w:rPr>
          <w:rFonts w:cs="Times New Roman"/>
        </w:rPr>
        <w:t>MRC定义为在</w:t>
      </w:r>
      <w:r>
        <w:rPr>
          <w:rFonts w:hint="eastAsia" w:cs="Times New Roman"/>
        </w:rPr>
        <w:t>某</w:t>
      </w:r>
      <w:r>
        <w:rPr>
          <w:rFonts w:cs="Times New Roman"/>
        </w:rPr>
        <w:t>确定的空间频率f下观察者恰好能分辨（</w:t>
      </w:r>
      <w:r>
        <w:rPr>
          <w:rFonts w:hint="eastAsia" w:cs="Times New Roman"/>
        </w:rPr>
        <w:t>50%</w:t>
      </w:r>
      <w:r>
        <w:rPr>
          <w:rFonts w:cs="Times New Roman"/>
        </w:rPr>
        <w:t>概率）出条带图案时目标与背景之间的对比度</w:t>
      </w:r>
      <w:r>
        <w:rPr>
          <w:rFonts w:hint="eastAsia" w:cs="Times New Roman"/>
        </w:rPr>
        <w:t>，要求靶标</w:t>
      </w:r>
      <w:r>
        <w:rPr>
          <w:rFonts w:cs="Times New Roman"/>
        </w:rPr>
        <w:t>具有不同空间频率的高宽比为5∶1的三条带目标图案</w:t>
      </w:r>
      <w:r>
        <w:rPr>
          <w:rFonts w:hint="eastAsia" w:cs="Times New Roman"/>
        </w:rPr>
        <w:t>，如图1所示靶标要被均匀光源照射，提供</w:t>
      </w:r>
      <w:r>
        <w:rPr>
          <w:rFonts w:cs="Times New Roman"/>
        </w:rPr>
        <w:t>均匀背景</w:t>
      </w:r>
      <w:r>
        <w:rPr>
          <w:rFonts w:hint="eastAsia" w:cs="Times New Roman"/>
        </w:rPr>
        <w:t>。</w:t>
      </w:r>
      <w:r>
        <w:rPr>
          <w:rFonts w:cs="Times New Roman"/>
        </w:rPr>
        <w:t>此</w:t>
      </w:r>
      <w:r>
        <w:rPr>
          <w:rFonts w:hint="eastAsia" w:cs="Times New Roman"/>
        </w:rPr>
        <w:t>条件下测得</w:t>
      </w:r>
      <w:r>
        <w:rPr>
          <w:rFonts w:cs="Times New Roman"/>
        </w:rPr>
        <w:t>的对比度则称为该空间频率f和平均亮度L背景下的最小可分辨对比度MRC（f，L）</w:t>
      </w:r>
      <w:r>
        <w:rPr>
          <w:rFonts w:hint="eastAsia" w:ascii="宋体" w:hAnsi="宋体" w:cs="宋体"/>
          <w:vertAlign w:val="superscript"/>
        </w:rPr>
        <w:fldChar w:fldCharType="begin"/>
      </w:r>
      <w:r>
        <w:rPr>
          <w:rFonts w:hint="eastAsia" w:ascii="宋体" w:hAnsi="宋体" w:cs="宋体"/>
          <w:vertAlign w:val="superscript"/>
        </w:rPr>
        <w:instrText xml:space="preserve"> REF _Ref4599 \r \h </w:instrText>
      </w:r>
      <w:r>
        <w:rPr>
          <w:rFonts w:hint="eastAsia" w:ascii="宋体" w:hAnsi="宋体" w:cs="宋体"/>
          <w:vertAlign w:val="superscript"/>
        </w:rPr>
        <w:fldChar w:fldCharType="separate"/>
      </w:r>
      <w:r>
        <w:rPr>
          <w:rFonts w:hint="eastAsia" w:ascii="宋体" w:hAnsi="宋体" w:cs="宋体"/>
          <w:vertAlign w:val="superscript"/>
        </w:rPr>
        <w:t>[1]</w:t>
      </w:r>
      <w:r>
        <w:rPr>
          <w:rFonts w:hint="eastAsia" w:ascii="宋体" w:hAnsi="宋体" w:cs="宋体"/>
          <w:vertAlign w:val="superscript"/>
        </w:rPr>
        <w:fldChar w:fldCharType="end"/>
      </w:r>
      <w:r>
        <w:rPr>
          <w:rFonts w:cs="Times New Roman"/>
        </w:rPr>
        <w:t>。</w:t>
      </w:r>
      <w:r>
        <w:rPr>
          <w:rFonts w:hint="eastAsia" w:cs="Times New Roman"/>
        </w:rPr>
        <w:t>通常使用巴顿模型计算输入空间频率的对比敏感度函数，如图2所示，对比度敏感函数</w:t>
      </w:r>
      <w:r>
        <w:rPr>
          <w:rFonts w:cs="Times New Roman"/>
        </w:rPr>
        <w:t>曲线揭示了人眼对</w:t>
      </w:r>
      <w:r>
        <w:rPr>
          <w:rFonts w:hint="eastAsia" w:cs="Times New Roman"/>
        </w:rPr>
        <w:t>不同</w:t>
      </w:r>
      <w:r>
        <w:rPr>
          <w:rFonts w:cs="Times New Roman"/>
        </w:rPr>
        <w:t>空间频率的信号敏感</w:t>
      </w:r>
      <w:r>
        <w:rPr>
          <w:rFonts w:hint="eastAsia" w:cs="Times New Roman"/>
        </w:rPr>
        <w:t>程度</w:t>
      </w:r>
      <w:r>
        <w:rPr>
          <w:rFonts w:cs="Times New Roman"/>
        </w:rPr>
        <w:t>，在低、高空间频率端的敏感度均会下降。这种在高频处的敏感度下降特性，是</w:t>
      </w:r>
      <w:r>
        <w:rPr>
          <w:rFonts w:hint="eastAsia" w:cs="Times New Roman"/>
        </w:rPr>
        <w:t>人眼视觉系统</w:t>
      </w:r>
      <w:r>
        <w:rPr>
          <w:rFonts w:cs="Times New Roman"/>
        </w:rPr>
        <w:t>的关键性质。</w:t>
      </w:r>
    </w:p>
    <w:p w14:paraId="22B6430B">
      <w:pPr>
        <w:spacing w:line="360" w:lineRule="auto"/>
        <w:ind w:firstLine="420" w:firstLineChars="200"/>
        <w:jc w:val="center"/>
      </w:pPr>
      <w:r>
        <w:drawing>
          <wp:inline distT="0" distB="0" distL="114300" distR="114300">
            <wp:extent cx="2943225" cy="1412875"/>
            <wp:effectExtent l="0" t="0" r="13335" b="444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
                    <a:stretch>
                      <a:fillRect/>
                    </a:stretch>
                  </pic:blipFill>
                  <pic:spPr>
                    <a:xfrm>
                      <a:off x="0" y="0"/>
                      <a:ext cx="2950665" cy="1416516"/>
                    </a:xfrm>
                    <a:prstGeom prst="rect">
                      <a:avLst/>
                    </a:prstGeom>
                    <a:noFill/>
                    <a:ln>
                      <a:noFill/>
                    </a:ln>
                  </pic:spPr>
                </pic:pic>
              </a:graphicData>
            </a:graphic>
          </wp:inline>
        </w:drawing>
      </w:r>
    </w:p>
    <w:p w14:paraId="4536C514">
      <w:pPr>
        <w:spacing w:line="240" w:lineRule="exact"/>
        <w:jc w:val="center"/>
        <w:rPr>
          <w:rFonts w:hint="eastAsia" w:ascii="宋体" w:hAnsi="宋体" w:cs="宋体"/>
          <w:sz w:val="18"/>
          <w:szCs w:val="18"/>
        </w:rPr>
      </w:pPr>
      <w:r>
        <w:rPr>
          <w:rFonts w:hint="eastAsia" w:ascii="宋体" w:hAnsi="宋体" w:cs="宋体"/>
          <w:sz w:val="18"/>
          <w:szCs w:val="18"/>
        </w:rPr>
        <w:t>图</w:t>
      </w:r>
      <w:r>
        <w:rPr>
          <w:rFonts w:hint="eastAsia" w:cs="Times New Roman"/>
          <w:sz w:val="18"/>
          <w:szCs w:val="18"/>
        </w:rPr>
        <w:t>1</w:t>
      </w:r>
      <w:r>
        <w:rPr>
          <w:rFonts w:hint="eastAsia" w:ascii="宋体" w:hAnsi="宋体" w:cs="宋体"/>
          <w:sz w:val="18"/>
          <w:szCs w:val="18"/>
        </w:rPr>
        <w:t xml:space="preserve"> 高宽比为5:1的MRC三条带靶标</w:t>
      </w:r>
    </w:p>
    <w:p w14:paraId="61336010">
      <w:pPr>
        <w:spacing w:line="240" w:lineRule="exact"/>
        <w:jc w:val="center"/>
        <w:rPr>
          <w:rFonts w:eastAsia="Segoe UI" w:cs="Times New Roman"/>
          <w:sz w:val="18"/>
          <w:szCs w:val="18"/>
          <w:shd w:val="clear" w:color="auto" w:fill="FFFFFF"/>
        </w:rPr>
      </w:pPr>
      <w:r>
        <w:rPr>
          <w:rFonts w:cs="Times New Roman"/>
          <w:sz w:val="18"/>
          <w:szCs w:val="18"/>
        </w:rPr>
        <w:t>Fig.</w:t>
      </w:r>
      <w:r>
        <w:rPr>
          <w:rFonts w:hint="eastAsia" w:cs="Times New Roman"/>
          <w:sz w:val="18"/>
          <w:szCs w:val="18"/>
        </w:rPr>
        <w:t>1</w:t>
      </w:r>
      <w:r>
        <w:rPr>
          <w:rFonts w:cs="Times New Roman"/>
          <w:sz w:val="18"/>
          <w:szCs w:val="18"/>
        </w:rPr>
        <w:t xml:space="preserve"> </w:t>
      </w:r>
      <w:r>
        <w:rPr>
          <w:rFonts w:eastAsia="Segoe UI" w:cs="Times New Roman"/>
          <w:sz w:val="18"/>
          <w:szCs w:val="18"/>
          <w:shd w:val="clear" w:color="auto" w:fill="FFFFFF"/>
        </w:rPr>
        <w:t>Three-bar MRC target with 5</w:t>
      </w:r>
      <w:r>
        <w:rPr>
          <w:rFonts w:hint="eastAsia" w:cs="Times New Roman"/>
          <w:sz w:val="18"/>
          <w:szCs w:val="18"/>
          <w:shd w:val="clear" w:color="auto" w:fill="FFFFFF"/>
        </w:rPr>
        <w:t>:</w:t>
      </w:r>
      <w:r>
        <w:rPr>
          <w:rFonts w:eastAsia="Segoe UI" w:cs="Times New Roman"/>
          <w:sz w:val="18"/>
          <w:szCs w:val="18"/>
          <w:shd w:val="clear" w:color="auto" w:fill="FFFFFF"/>
        </w:rPr>
        <w:t>1 aspect ratio</w:t>
      </w:r>
    </w:p>
    <w:p w14:paraId="0F31E537">
      <w:pPr>
        <w:spacing w:line="240" w:lineRule="exact"/>
        <w:jc w:val="center"/>
        <w:rPr>
          <w:rFonts w:eastAsia="Segoe UI" w:cs="Times New Roman"/>
          <w:sz w:val="18"/>
          <w:szCs w:val="18"/>
          <w:shd w:val="clear" w:color="auto" w:fill="FFFFFF"/>
        </w:rPr>
      </w:pPr>
    </w:p>
    <w:p w14:paraId="0AF930D0">
      <w:pPr>
        <w:adjustRightInd w:val="0"/>
        <w:spacing w:line="360" w:lineRule="auto"/>
        <w:ind w:firstLine="420" w:firstLineChars="200"/>
        <w:jc w:val="center"/>
      </w:pPr>
      <w:r>
        <w:drawing>
          <wp:inline distT="0" distB="0" distL="114300" distR="114300">
            <wp:extent cx="4772025" cy="3211195"/>
            <wp:effectExtent l="0" t="0" r="0" b="0"/>
            <wp:docPr id="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2"/>
                    <pic:cNvPicPr>
                      <a:picLocks noChangeAspect="1"/>
                    </pic:cNvPicPr>
                  </pic:nvPicPr>
                  <pic:blipFill>
                    <a:blip r:embed="rId9"/>
                    <a:stretch>
                      <a:fillRect/>
                    </a:stretch>
                  </pic:blipFill>
                  <pic:spPr>
                    <a:xfrm>
                      <a:off x="0" y="0"/>
                      <a:ext cx="4772025" cy="3211195"/>
                    </a:xfrm>
                    <a:prstGeom prst="rect">
                      <a:avLst/>
                    </a:prstGeom>
                    <a:noFill/>
                    <a:ln>
                      <a:noFill/>
                    </a:ln>
                  </pic:spPr>
                </pic:pic>
              </a:graphicData>
            </a:graphic>
          </wp:inline>
        </w:drawing>
      </w:r>
    </w:p>
    <w:p w14:paraId="14D25DBA">
      <w:pPr>
        <w:spacing w:line="240" w:lineRule="exact"/>
        <w:jc w:val="center"/>
      </w:pPr>
      <w:r>
        <w:rPr>
          <w:rFonts w:hint="eastAsia" w:ascii="宋体" w:hAnsi="宋体" w:cs="宋体"/>
          <w:sz w:val="18"/>
          <w:szCs w:val="18"/>
        </w:rPr>
        <w:t>图2 典型的人眼对比度敏感度与空间频率的关系曲线</w:t>
      </w:r>
      <w:r>
        <w:rPr>
          <w:rFonts w:ascii="宋体" w:hAnsi="宋体" w:cs="宋体"/>
          <w:sz w:val="18"/>
          <w:szCs w:val="18"/>
        </w:rPr>
        <w:br w:type="textWrapping"/>
      </w:r>
      <w:r>
        <w:rPr>
          <w:rFonts w:cs="Times New Roman"/>
          <w:sz w:val="18"/>
          <w:szCs w:val="18"/>
        </w:rPr>
        <w:t>Fig.</w:t>
      </w:r>
      <w:r>
        <w:rPr>
          <w:rFonts w:hint="eastAsia" w:cs="Times New Roman"/>
          <w:sz w:val="18"/>
          <w:szCs w:val="18"/>
        </w:rPr>
        <w:t xml:space="preserve">2 </w:t>
      </w:r>
      <w:r>
        <w:rPr>
          <w:rFonts w:eastAsia="Segoe UI" w:cs="Times New Roman"/>
          <w:sz w:val="18"/>
          <w:szCs w:val="18"/>
          <w:shd w:val="clear" w:color="auto" w:fill="FFFFFF"/>
        </w:rPr>
        <w:t>Typical relationship between human contrast sensitivity and spatial frequency</w:t>
      </w:r>
    </w:p>
    <w:p w14:paraId="65626AF4">
      <w:pPr>
        <w:adjustRightInd w:val="0"/>
        <w:spacing w:line="360" w:lineRule="auto"/>
        <w:ind w:firstLine="420" w:firstLineChars="200"/>
        <w:jc w:val="left"/>
        <w:rPr>
          <w:rFonts w:cs="Times New Roman"/>
        </w:rPr>
      </w:pPr>
      <w:r>
        <w:rPr>
          <w:rFonts w:hint="eastAsia" w:cs="Times New Roman"/>
        </w:rPr>
        <w:t>人眼视觉系统的对比度传递函数CTF（</w:t>
      </w:r>
      <w:r>
        <w:rPr>
          <w:rFonts w:cs="Times New Roman"/>
          <w:bCs/>
          <w:shd w:val="clear" w:color="auto" w:fill="FFFFFF"/>
        </w:rPr>
        <w:t>Contrast Threshold Function</w:t>
      </w:r>
      <w:r>
        <w:rPr>
          <w:rFonts w:hint="eastAsia" w:cs="Times New Roman"/>
        </w:rPr>
        <w:t>）与MTF共同决定被测系统的MRC，关系如公式（1）所示。</w:t>
      </w:r>
    </w:p>
    <w:p w14:paraId="0BAE104D">
      <w:pPr>
        <w:pStyle w:val="28"/>
      </w:pPr>
      <w:r>
        <w:tab/>
      </w:r>
      <w:r>
        <w:rPr>
          <w:position w:val="-34"/>
        </w:rPr>
        <w:object>
          <v:shape id="_x0000_i1025" o:spt="75" type="#_x0000_t75" style="height:44pt;width:134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t xml:space="preserve"> </w:t>
      </w:r>
      <w:r>
        <w:rPr>
          <w:rFonts w:hint="eastAsia"/>
        </w:rPr>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2FB3FE8A">
      <w:pPr>
        <w:spacing w:line="360" w:lineRule="auto"/>
        <w:ind w:firstLine="420" w:firstLineChars="200"/>
      </w:pPr>
      <w:r>
        <w:rPr>
          <w:rFonts w:hint="eastAsia"/>
        </w:rPr>
        <w:t>式中：</w:t>
      </w:r>
      <w:r>
        <w:rPr>
          <w:position w:val="-6"/>
        </w:rPr>
        <w:object>
          <v:shape id="_x0000_i1026" o:spt="75" type="#_x0000_t75" style="height:14pt;width:26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r>
        <w:rPr>
          <w:rFonts w:hint="eastAsia"/>
        </w:rPr>
        <w:t>为人眼对比度传递函数；</w:t>
      </w:r>
      <w:r>
        <w:rPr>
          <w:position w:val="-4"/>
        </w:rPr>
        <w:object>
          <v:shape id="_x0000_i1027" o:spt="75" type="#_x0000_t75" style="height:14pt;width:28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4">
            <o:LockedField>false</o:LockedField>
          </o:OLEObject>
        </w:object>
      </w:r>
      <w:r>
        <w:rPr>
          <w:rFonts w:hint="eastAsia"/>
        </w:rPr>
        <w:t>为被测系统的调制传递函数；</w:t>
      </w:r>
      <w:r>
        <w:rPr>
          <w:position w:val="-6"/>
        </w:rPr>
        <w:object>
          <v:shape id="_x0000_i1028" o:spt="75" type="#_x0000_t75" style="height:10pt;width:12pt;" o:ole="t" filled="f" o:preferrelative="t" stroked="f" coordsize="21600,21600">
            <v:path/>
            <v:fill on="f" focussize="0,0"/>
            <v:stroke on="f" joinstyle="miter"/>
            <v:imagedata r:id="rId17" o:title=""/>
            <o:lock v:ext="edit" aspectratio="t"/>
            <w10:wrap type="none"/>
            <w10:anchorlock/>
          </v:shape>
          <o:OLEObject Type="Embed" ProgID="Equation.DSMT4" ShapeID="_x0000_i1028" DrawAspect="Content" ObjectID="_1468075728" r:id="rId16">
            <o:LockedField>false</o:LockedField>
          </o:OLEObject>
        </w:object>
      </w:r>
      <w:r>
        <w:rPr>
          <w:rFonts w:hint="eastAsia"/>
        </w:rPr>
        <w:t>为常数，值为</w:t>
      </w:r>
      <w:r>
        <w:rPr>
          <w:rFonts w:cs="Times New Roman"/>
        </w:rPr>
        <w:t>169.6Hz</w:t>
      </w:r>
      <w:r>
        <w:rPr>
          <w:rFonts w:cs="Times New Roman"/>
          <w:vertAlign w:val="superscript"/>
        </w:rPr>
        <w:t>1/2</w:t>
      </w:r>
      <w:r>
        <w:rPr>
          <w:rFonts w:hint="eastAsia"/>
        </w:rPr>
        <w:t>；</w:t>
      </w:r>
      <w:r>
        <w:rPr>
          <w:position w:val="-12"/>
        </w:rPr>
        <w:object>
          <v:shape id="_x0000_i1029" o:spt="75" type="#_x0000_t75" style="height:18pt;width:16pt;" o:ole="t" filled="f" o:preferrelative="t" stroked="f" coordsize="21600,21600">
            <v:path/>
            <v:fill on="f" focussize="0,0"/>
            <v:stroke on="f" joinstyle="miter"/>
            <v:imagedata r:id="rId19" o:title=""/>
            <o:lock v:ext="edit" aspectratio="t"/>
            <w10:wrap type="none"/>
            <w10:anchorlock/>
          </v:shape>
          <o:OLEObject Type="Embed" ProgID="Equation.DSMT4" ShapeID="_x0000_i1029" DrawAspect="Content" ObjectID="_1468075729" r:id="rId18">
            <o:LockedField>false</o:LockedField>
          </o:OLEObject>
        </w:object>
      </w:r>
      <w:r>
        <w:rPr>
          <w:rFonts w:hint="eastAsia"/>
        </w:rPr>
        <w:t>为被测系统噪声均方根；</w:t>
      </w:r>
      <w:r>
        <w:rPr>
          <w:position w:val="-4"/>
        </w:rPr>
        <w:object>
          <v:shape id="_x0000_i1030" o:spt="75" type="#_x0000_t75" style="height:14pt;width:10pt;" o:ole="t" filled="f" o:preferrelative="t" stroked="f" coordsize="21600,21600">
            <v:path/>
            <v:fill on="f" focussize="0,0"/>
            <v:stroke on="f" joinstyle="miter"/>
            <v:imagedata r:id="rId21" o:title=""/>
            <o:lock v:ext="edit" aspectratio="t"/>
            <w10:wrap type="none"/>
            <w10:anchorlock/>
          </v:shape>
          <o:OLEObject Type="Embed" ProgID="Equation.DSMT4" ShapeID="_x0000_i1030" DrawAspect="Content" ObjectID="_1468075730" r:id="rId20">
            <o:LockedField>false</o:LockedField>
          </o:OLEObject>
        </w:object>
      </w:r>
      <w:r>
        <w:rPr>
          <w:rFonts w:hint="eastAsia"/>
        </w:rPr>
        <w:t>为图像显示器的平均亮度。</w:t>
      </w:r>
    </w:p>
    <w:p w14:paraId="2738C030">
      <w:pPr>
        <w:spacing w:line="360" w:lineRule="auto"/>
        <w:ind w:firstLine="420" w:firstLineChars="200"/>
      </w:pPr>
      <w:r>
        <w:rPr>
          <w:rFonts w:hint="eastAsia"/>
        </w:rPr>
        <w:t>人眼对比度传递函数模型</w:t>
      </w:r>
      <w:r>
        <w:rPr>
          <w:rFonts w:hint="eastAsia" w:ascii="宋体" w:hAnsi="宋体" w:cs="宋体"/>
          <w:vertAlign w:val="superscript"/>
        </w:rPr>
        <w:fldChar w:fldCharType="begin"/>
      </w:r>
      <w:r>
        <w:rPr>
          <w:rFonts w:hint="eastAsia" w:ascii="宋体" w:hAnsi="宋体" w:cs="宋体"/>
          <w:vertAlign w:val="superscript"/>
        </w:rPr>
        <w:instrText xml:space="preserve"> REF _Ref5108 \r \h </w:instrText>
      </w:r>
      <w:r>
        <w:rPr>
          <w:rFonts w:hint="eastAsia" w:ascii="宋体" w:hAnsi="宋体" w:cs="宋体"/>
          <w:vertAlign w:val="superscript"/>
        </w:rPr>
        <w:fldChar w:fldCharType="separate"/>
      </w:r>
      <w:r>
        <w:rPr>
          <w:rFonts w:hint="eastAsia" w:ascii="宋体" w:hAnsi="宋体" w:cs="宋体"/>
          <w:vertAlign w:val="superscript"/>
        </w:rPr>
        <w:t>[4]</w:t>
      </w:r>
      <w:r>
        <w:rPr>
          <w:rFonts w:hint="eastAsia" w:ascii="宋体" w:hAnsi="宋体" w:cs="宋体"/>
          <w:vertAlign w:val="superscript"/>
        </w:rPr>
        <w:fldChar w:fldCharType="end"/>
      </w:r>
      <w:r>
        <w:rPr>
          <w:rFonts w:hint="eastAsia"/>
        </w:rPr>
        <w:t>如式（</w:t>
      </w:r>
      <w:r>
        <w:rPr>
          <w:rFonts w:cs="Times New Roman"/>
        </w:rPr>
        <w:t>2</w:t>
      </w:r>
      <w:r>
        <w:rPr>
          <w:rFonts w:hint="eastAsia"/>
        </w:rPr>
        <w:t>）所示。</w:t>
      </w:r>
    </w:p>
    <w:p w14:paraId="4731B2ED">
      <w:pPr>
        <w:pStyle w:val="28"/>
        <w:ind w:right="630"/>
      </w:pPr>
      <w:r>
        <w:tab/>
      </w:r>
      <w:r>
        <w:rPr>
          <w:position w:val="-30"/>
        </w:rPr>
        <w:object>
          <v:shape id="_x0000_i1031" o:spt="75" type="#_x0000_t75" style="height:38pt;width:174pt;" o:ole="t" filled="f" o:preferrelative="t" stroked="f" coordsize="21600,21600">
            <v:path/>
            <v:fill on="f" focussize="0,0"/>
            <v:stroke on="f" joinstyle="miter"/>
            <v:imagedata r:id="rId23" o:title=""/>
            <o:lock v:ext="edit" aspectratio="t"/>
            <w10:wrap type="none"/>
            <w10:anchorlock/>
          </v:shape>
          <o:OLEObject Type="Embed" ProgID="Equation.DSMT4" ShapeID="_x0000_i1031" DrawAspect="Content" ObjectID="_1468075731" r:id="rId22">
            <o:LockedField>false</o:LockedField>
          </o:OLEObject>
        </w:object>
      </w:r>
      <w:r>
        <w:t xml:space="preserve"> </w:t>
      </w:r>
      <w:r>
        <w:rPr>
          <w:rFonts w:hint="eastAsia"/>
        </w:rPr>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58A9FE7F">
      <w:pPr>
        <w:pStyle w:val="28"/>
      </w:pPr>
      <w:r>
        <w:tab/>
      </w:r>
      <w:r>
        <w:rPr>
          <w:position w:val="-64"/>
        </w:rPr>
        <w:object>
          <v:shape id="_x0000_i1032" o:spt="75" type="#_x0000_t75" style="height:52pt;width:94pt;" o:ole="t" filled="f" o:preferrelative="t" stroked="f" coordsize="21600,21600">
            <v:path/>
            <v:fill on="f" focussize="0,0"/>
            <v:stroke on="f" joinstyle="miter"/>
            <v:imagedata r:id="rId25" o:title=""/>
            <o:lock v:ext="edit" aspectratio="t"/>
            <w10:wrap type="none"/>
            <w10:anchorlock/>
          </v:shape>
          <o:OLEObject Type="Embed" ProgID="Equation.DSMT4" ShapeID="_x0000_i1032" DrawAspect="Content" ObjectID="_1468075732" r:id="rId24">
            <o:LockedField>false</o:LockedField>
          </o:OLEObject>
        </w:object>
      </w:r>
      <w:r>
        <w:t xml:space="preserve"> </w:t>
      </w:r>
      <w:r>
        <w:rPr>
          <w:rFonts w:hint="eastAsia"/>
        </w:rPr>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0C952428">
      <w:pPr>
        <w:pStyle w:val="28"/>
      </w:pPr>
      <w:r>
        <w:tab/>
      </w:r>
      <w:r>
        <w:rPr>
          <w:position w:val="-64"/>
        </w:rPr>
        <w:object>
          <v:shape id="_x0000_i1033" o:spt="75" type="#_x0000_t75" style="height:52pt;width:76pt;" o:ole="t" filled="f" o:preferrelative="t" stroked="f" coordsize="21600,21600">
            <v:path/>
            <v:fill on="f" focussize="0,0"/>
            <v:stroke on="f" joinstyle="miter"/>
            <v:imagedata r:id="rId27" o:title=""/>
            <o:lock v:ext="edit" aspectratio="t"/>
            <w10:wrap type="none"/>
            <w10:anchorlock/>
          </v:shape>
          <o:OLEObject Type="Embed" ProgID="Equation.DSMT4" ShapeID="_x0000_i1033" DrawAspect="Content" ObjectID="_1468075733" r:id="rId26">
            <o:LockedField>false</o:LockedField>
          </o:OLEObject>
        </w:object>
      </w:r>
      <w:r>
        <w:t xml:space="preserve"> </w:t>
      </w:r>
      <w:r>
        <w:rPr>
          <w:rFonts w:hint="eastAsia"/>
        </w:rPr>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5098DA16">
      <w:pPr>
        <w:pStyle w:val="28"/>
      </w:pPr>
      <w:r>
        <w:tab/>
      </w:r>
      <w:r>
        <w:rPr>
          <w:position w:val="-28"/>
        </w:rPr>
        <w:object>
          <v:shape id="_x0000_i1034" o:spt="75" type="#_x0000_t75" style="height:38pt;width:94pt;" o:ole="t" filled="f" o:preferrelative="t" stroked="f" coordsize="21600,21600">
            <v:path/>
            <v:fill on="f" focussize="0,0"/>
            <v:stroke on="f" joinstyle="miter"/>
            <v:imagedata r:id="rId29" o:title=""/>
            <o:lock v:ext="edit" aspectratio="t"/>
            <w10:wrap type="none"/>
            <w10:anchorlock/>
          </v:shape>
          <o:OLEObject Type="Embed" ProgID="Equation.DSMT4" ShapeID="_x0000_i1034" DrawAspect="Content" ObjectID="_1468075734" r:id="rId28">
            <o:LockedField>false</o:LockedField>
          </o:OLEObject>
        </w:object>
      </w:r>
      <w:r>
        <w:t xml:space="preserve"> </w:t>
      </w:r>
      <w:r>
        <w:rPr>
          <w:rFonts w:hint="eastAsia"/>
        </w:rPr>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12F369BE">
      <w:pPr>
        <w:widowControl/>
        <w:spacing w:line="360" w:lineRule="auto"/>
        <w:ind w:firstLine="420" w:firstLineChars="200"/>
        <w:jc w:val="left"/>
        <w:rPr>
          <w:rFonts w:cs="Times New Roman"/>
        </w:rPr>
      </w:pPr>
      <w:r>
        <w:rPr>
          <w:rFonts w:hint="eastAsia" w:cs="Times New Roman"/>
        </w:rPr>
        <w:t>式中，</w:t>
      </w:r>
      <w:r>
        <w:rPr>
          <w:rFonts w:cs="Times New Roman"/>
          <w:position w:val="-12"/>
        </w:rPr>
        <w:object>
          <v:shape id="_x0000_i1035" o:spt="75" type="#_x0000_t75" style="height:18pt;width:14pt;" o:ole="t" filled="f" o:preferrelative="t" stroked="f" coordsize="21600,21600">
            <v:path/>
            <v:fill on="f" focussize="0,0"/>
            <v:stroke on="f" joinstyle="miter"/>
            <v:imagedata r:id="rId31" o:title=""/>
            <o:lock v:ext="edit" aspectratio="t"/>
            <w10:wrap type="none"/>
            <w10:anchorlock/>
          </v:shape>
          <o:OLEObject Type="Embed" ProgID="Equation.DSMT4" ShapeID="_x0000_i1035" DrawAspect="Content" ObjectID="_1468075735" r:id="rId30">
            <o:LockedField>false</o:LockedField>
          </o:OLEObject>
        </w:object>
      </w:r>
      <w:r>
        <w:rPr>
          <w:rFonts w:hint="eastAsia" w:cs="Times New Roman"/>
        </w:rPr>
        <w:t>为目标空间频率，不同空间频率与对比度值一一对应；</w:t>
      </w:r>
      <w:r>
        <w:rPr>
          <w:rFonts w:cs="Times New Roman"/>
          <w:position w:val="-10"/>
        </w:rPr>
        <w:object>
          <v:shape id="_x0000_i1036" o:spt="75" type="#_x0000_t75" style="height:16pt;width:30pt;" o:ole="t" filled="f" o:preferrelative="t" stroked="f" coordsize="21600,21600">
            <v:path/>
            <v:fill on="f" focussize="0,0"/>
            <v:stroke on="f" joinstyle="miter"/>
            <v:imagedata r:id="rId33" o:title=""/>
            <o:lock v:ext="edit" aspectratio="t"/>
            <w10:wrap type="none"/>
            <w10:anchorlock/>
          </v:shape>
          <o:OLEObject Type="Embed" ProgID="Equation.DSMT4" ShapeID="_x0000_i1036" DrawAspect="Content" ObjectID="_1468075736" r:id="rId32">
            <o:LockedField>false</o:LockedField>
          </o:OLEObject>
        </w:object>
      </w:r>
      <w:r>
        <w:rPr>
          <w:rFonts w:hint="eastAsia" w:cs="Times New Roman"/>
        </w:rPr>
        <w:t>分别由式</w:t>
      </w:r>
      <w:r>
        <w:rPr>
          <w:rFonts w:cs="Times New Roman"/>
        </w:rPr>
        <w:t>(3)</w:t>
      </w:r>
      <w:r>
        <w:rPr>
          <w:rFonts w:hint="eastAsia" w:cs="Times New Roman"/>
        </w:rPr>
        <w:t>，</w:t>
      </w:r>
      <w:r>
        <w:rPr>
          <w:rFonts w:cs="Times New Roman"/>
        </w:rPr>
        <w:t xml:space="preserve"> (4)</w:t>
      </w:r>
      <w:r>
        <w:rPr>
          <w:rFonts w:hint="eastAsia" w:cs="Times New Roman"/>
        </w:rPr>
        <w:t>，</w:t>
      </w:r>
      <w:r>
        <w:rPr>
          <w:rFonts w:cs="Times New Roman"/>
        </w:rPr>
        <w:t>(5)</w:t>
      </w:r>
      <w:r>
        <w:rPr>
          <w:rFonts w:hint="eastAsia" w:cs="Times New Roman"/>
        </w:rPr>
        <w:t>表示；</w:t>
      </w:r>
      <w:r>
        <w:rPr>
          <w:rFonts w:cs="Times New Roman"/>
          <w:position w:val="-6"/>
        </w:rPr>
        <w:object>
          <v:shape id="_x0000_i1037" o:spt="75" type="#_x0000_t75" style="height:10pt;width:12pt;" o:ole="t" filled="f" o:preferrelative="t" stroked="f" coordsize="21600,21600">
            <v:path/>
            <v:fill on="f" focussize="0,0"/>
            <v:stroke on="f" joinstyle="miter"/>
            <v:imagedata r:id="rId35" o:title=""/>
            <o:lock v:ext="edit" aspectratio="t"/>
            <w10:wrap type="none"/>
            <w10:anchorlock/>
          </v:shape>
          <o:OLEObject Type="Embed" ProgID="Equation.DSMT4" ShapeID="_x0000_i1037" DrawAspect="Content" ObjectID="_1468075737" r:id="rId34">
            <o:LockedField>false</o:LockedField>
          </o:OLEObject>
        </w:object>
      </w:r>
      <w:r>
        <w:rPr>
          <w:rFonts w:hint="eastAsia" w:cs="Times New Roman"/>
        </w:rPr>
        <w:t>为人眼对监视器有效观察区域的张角；</w:t>
      </w:r>
      <w:r>
        <w:rPr>
          <w:rFonts w:cs="Times New Roman"/>
          <w:position w:val="-4"/>
        </w:rPr>
        <w:object>
          <v:shape id="_x0000_i1038" o:spt="75" type="#_x0000_t75" style="height:14pt;width:10pt;" o:ole="t" filled="f" o:preferrelative="t" stroked="f" coordsize="21600,21600">
            <v:path/>
            <v:fill on="f" focussize="0,0"/>
            <v:stroke on="f" joinstyle="miter"/>
            <v:imagedata r:id="rId37" o:title=""/>
            <o:lock v:ext="edit" aspectratio="t"/>
            <w10:wrap type="none"/>
            <w10:anchorlock/>
          </v:shape>
          <o:OLEObject Type="Embed" ProgID="Equation.DSMT4" ShapeID="_x0000_i1038" DrawAspect="Content" ObjectID="_1468075738" r:id="rId36">
            <o:LockedField>false</o:LockedField>
          </o:OLEObject>
        </w:object>
      </w:r>
      <w:r>
        <w:rPr>
          <w:rFonts w:hint="eastAsia" w:cs="Times New Roman"/>
        </w:rPr>
        <w:t>为图像显示器的亮度；</w:t>
      </w:r>
      <w:r>
        <w:rPr>
          <w:rFonts w:cs="Times New Roman"/>
          <w:position w:val="-6"/>
        </w:rPr>
        <w:object>
          <v:shape id="_x0000_i1039" o:spt="75" type="#_x0000_t75" style="height:14pt;width:14pt;" o:ole="t" filled="f" o:preferrelative="t" stroked="f" coordsize="21600,21600">
            <v:path/>
            <v:fill on="f" focussize="0,0"/>
            <v:stroke on="f" joinstyle="miter"/>
            <v:imagedata r:id="rId39" o:title=""/>
            <o:lock v:ext="edit" aspectratio="t"/>
            <w10:wrap type="none"/>
            <w10:anchorlock/>
          </v:shape>
          <o:OLEObject Type="Embed" ProgID="Equation.DSMT4" ShapeID="_x0000_i1039" DrawAspect="Content" ObjectID="_1468075739" r:id="rId38">
            <o:LockedField>false</o:LockedField>
          </o:OLEObject>
        </w:object>
      </w:r>
      <w:r>
        <w:rPr>
          <w:rFonts w:hint="eastAsia" w:cs="Times New Roman"/>
        </w:rPr>
        <w:t>为观察者参与观察眼球数量，</w:t>
      </w:r>
      <w:r>
        <w:rPr>
          <w:rFonts w:hint="eastAsia" w:cs="Times New Roman"/>
          <w:highlight w:val="yellow"/>
          <w:rPrChange w:id="14" w:author="李宪圣" w:date="2026-01-27T19:05:18Z">
            <w:rPr>
              <w:rFonts w:hint="eastAsia" w:cs="Times New Roman"/>
            </w:rPr>
          </w:rPrChange>
        </w:rPr>
        <w:t>为</w:t>
      </w:r>
      <w:r>
        <w:rPr>
          <w:rFonts w:cs="Times New Roman"/>
          <w:highlight w:val="yellow"/>
          <w:rPrChange w:id="15" w:author="李宪圣" w:date="2026-01-27T19:05:18Z">
            <w:rPr>
              <w:rFonts w:cs="Times New Roman"/>
            </w:rPr>
          </w:rPrChange>
        </w:rPr>
        <w:t>1</w:t>
      </w:r>
      <w:r>
        <w:rPr>
          <w:rFonts w:hint="eastAsia" w:cs="Times New Roman"/>
          <w:highlight w:val="yellow"/>
          <w:rPrChange w:id="16" w:author="李宪圣" w:date="2026-01-27T19:05:18Z">
            <w:rPr>
              <w:rFonts w:hint="eastAsia" w:cs="Times New Roman"/>
            </w:rPr>
          </w:rPrChange>
        </w:rPr>
        <w:t>或</w:t>
      </w:r>
      <w:r>
        <w:rPr>
          <w:rFonts w:cs="Times New Roman"/>
          <w:highlight w:val="yellow"/>
          <w:rPrChange w:id="17" w:author="李宪圣" w:date="2026-01-27T19:05:18Z">
            <w:rPr>
              <w:rFonts w:cs="Times New Roman"/>
            </w:rPr>
          </w:rPrChange>
        </w:rPr>
        <w:t>2</w:t>
      </w:r>
      <w:r>
        <w:rPr>
          <w:rFonts w:hint="eastAsia" w:cs="Times New Roman"/>
        </w:rPr>
        <w:t>。</w:t>
      </w:r>
    </w:p>
    <w:p w14:paraId="1F2C5925">
      <w:pPr>
        <w:adjustRightInd w:val="0"/>
        <w:spacing w:line="360" w:lineRule="auto"/>
        <w:ind w:firstLine="420" w:firstLineChars="200"/>
        <w:jc w:val="left"/>
        <w:rPr>
          <w:rFonts w:cs="Times New Roman"/>
        </w:rPr>
      </w:pPr>
      <w:r>
        <w:rPr>
          <w:rFonts w:cs="Times New Roman"/>
        </w:rPr>
        <w:t>在MRC测试中，观察者判读过程包含了其自身的对比度敏感度</w:t>
      </w:r>
      <w:r>
        <w:rPr>
          <w:rFonts w:hint="eastAsia" w:cs="Times New Roman"/>
        </w:rPr>
        <w:t>（</w:t>
      </w:r>
      <w:r>
        <w:rPr>
          <w:rFonts w:cs="Times New Roman"/>
        </w:rPr>
        <w:t>CSF</w:t>
      </w:r>
      <w:r>
        <w:rPr>
          <w:rFonts w:hint="eastAsia" w:cs="Times New Roman"/>
        </w:rPr>
        <w:t>，</w:t>
      </w:r>
      <w:r>
        <w:rPr>
          <w:rFonts w:cs="Times New Roman"/>
          <w:color w:val="192338"/>
          <w:spacing w:val="2"/>
          <w:shd w:val="clear" w:color="auto" w:fill="FFFFFF"/>
        </w:rPr>
        <w:t>Contrast Sensitivity Function</w:t>
      </w:r>
      <w:r>
        <w:rPr>
          <w:rFonts w:hint="eastAsia" w:cs="Times New Roman"/>
        </w:rPr>
        <w:t>）</w:t>
      </w:r>
      <w:r>
        <w:rPr>
          <w:rFonts w:cs="Times New Roman"/>
        </w:rPr>
        <w:t>。对比度敏感度是对比度阈值的倒数，而对比度阈值是指人眼恰能分辨</w:t>
      </w:r>
      <w:r>
        <w:rPr>
          <w:rFonts w:hint="eastAsia" w:cs="Times New Roman"/>
        </w:rPr>
        <w:t>相邻亮暗目标</w:t>
      </w:r>
      <w:r>
        <w:rPr>
          <w:rFonts w:cs="Times New Roman"/>
        </w:rPr>
        <w:t>的最小</w:t>
      </w:r>
      <w:r>
        <w:rPr>
          <w:rFonts w:hint="eastAsia" w:cs="Times New Roman"/>
        </w:rPr>
        <w:t>对比度</w:t>
      </w:r>
      <w:r>
        <w:rPr>
          <w:rFonts w:cs="Times New Roman"/>
        </w:rPr>
        <w:t>。观察者的主观判读过程，</w:t>
      </w:r>
      <w:del w:id="18" w:author="李宪圣" w:date="2026-01-28T08:38:58Z">
        <w:r>
          <w:rPr>
            <w:rFonts w:cs="Times New Roman"/>
          </w:rPr>
          <w:delText>实际上就</w:delText>
        </w:r>
      </w:del>
      <w:r>
        <w:rPr>
          <w:rFonts w:cs="Times New Roman"/>
        </w:rPr>
        <w:t>是其自身的CSF与成像系统性能共同作用的结果。对比度</w:t>
      </w:r>
      <w:r>
        <w:rPr>
          <w:rFonts w:cs="Times New Roman"/>
          <w:position w:val="-6"/>
        </w:rPr>
        <w:object>
          <v:shape id="_x0000_i1040" o:spt="75" type="#_x0000_t75" style="height:14pt;width:12pt;" o:ole="t" filled="f" o:preferrelative="t" stroked="f" coordsize="21600,21600">
            <v:path/>
            <v:fill on="f" focussize="0,0"/>
            <v:stroke on="f" joinstyle="miter"/>
            <v:imagedata r:id="rId41" o:title=""/>
            <o:lock v:ext="edit" aspectratio="t"/>
            <w10:wrap type="none"/>
            <w10:anchorlock/>
          </v:shape>
          <o:OLEObject Type="Embed" ProgID="Equation.DSMT4" ShapeID="_x0000_i1040" DrawAspect="Content" ObjectID="_1468075740" r:id="rId40">
            <o:LockedField>false</o:LockedField>
          </o:OLEObject>
        </w:object>
      </w:r>
      <w:r>
        <w:rPr>
          <w:rFonts w:cs="Times New Roman"/>
        </w:rPr>
        <w:t>计算</w:t>
      </w:r>
      <w:r>
        <w:rPr>
          <w:rFonts w:hint="eastAsia" w:cs="Times New Roman"/>
        </w:rPr>
        <w:t>，如式（6）所示。</w:t>
      </w:r>
      <w:r>
        <w:tab/>
      </w:r>
    </w:p>
    <w:p w14:paraId="03649FFC">
      <w:pPr>
        <w:pStyle w:val="28"/>
      </w:pPr>
      <w:r>
        <w:tab/>
      </w:r>
      <w:r>
        <w:rPr>
          <w:position w:val="-30"/>
        </w:rPr>
        <w:object>
          <v:shape id="_x0000_i1041" o:spt="75" type="#_x0000_t75" style="height:36pt;width:62pt;" o:ole="t" filled="f" o:preferrelative="t" stroked="f" coordsize="21600,21600">
            <v:path/>
            <v:fill on="f" focussize="0,0"/>
            <v:stroke on="f" joinstyle="miter"/>
            <v:imagedata r:id="rId43" o:title=""/>
            <o:lock v:ext="edit" aspectratio="t"/>
            <w10:wrap type="none"/>
            <w10:anchorlock/>
          </v:shape>
          <o:OLEObject Type="Embed" ProgID="Equation.DSMT4" ShapeID="_x0000_i1041" DrawAspect="Content" ObjectID="_1468075741" r:id="rId42">
            <o:LockedField>false</o:LockedField>
          </o:OLEObject>
        </w:object>
      </w:r>
      <w:r>
        <w:t xml:space="preserve"> </w:t>
      </w:r>
      <w:r>
        <w:rPr>
          <w:rFonts w:hint="eastAsia"/>
        </w:rPr>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465A3B39">
      <w:pPr>
        <w:adjustRightInd w:val="0"/>
        <w:spacing w:line="360" w:lineRule="auto"/>
        <w:ind w:firstLine="420" w:firstLineChars="200"/>
        <w:jc w:val="left"/>
      </w:pPr>
      <w:r>
        <w:rPr>
          <w:rFonts w:hint="eastAsia" w:cs="Times New Roman"/>
        </w:rPr>
        <w:t>式中，</w:t>
      </w:r>
      <w:r>
        <w:rPr>
          <w:rFonts w:cs="Times New Roman"/>
          <w:position w:val="-12"/>
        </w:rPr>
        <w:object>
          <v:shape id="_x0000_i1042" o:spt="75" type="#_x0000_t75" style="height:18pt;width:14pt;" o:ole="t" filled="f" o:preferrelative="t" stroked="f" coordsize="21600,21600">
            <v:path/>
            <v:fill on="f" focussize="0,0"/>
            <v:stroke on="f" joinstyle="miter"/>
            <v:imagedata r:id="rId45" o:title=""/>
            <o:lock v:ext="edit" aspectratio="t"/>
            <w10:wrap type="none"/>
            <w10:anchorlock/>
          </v:shape>
          <o:OLEObject Type="Embed" ProgID="Equation.DSMT4" ShapeID="_x0000_i1042" DrawAspect="Content" ObjectID="_1468075742" r:id="rId44">
            <o:LockedField>false</o:LockedField>
          </o:OLEObject>
        </w:object>
      </w:r>
      <w:r>
        <w:rPr>
          <w:rFonts w:hint="eastAsia" w:cs="Times New Roman"/>
        </w:rPr>
        <w:t>为目标亮度，</w:t>
      </w:r>
      <w:r>
        <w:rPr>
          <w:rFonts w:cs="Times New Roman"/>
          <w:position w:val="-12"/>
        </w:rPr>
        <w:object>
          <v:shape id="_x0000_i1043" o:spt="75" type="#_x0000_t75" style="height:18pt;width:14pt;" o:ole="t" filled="f" o:preferrelative="t" stroked="f" coordsize="21600,21600">
            <v:path/>
            <v:fill on="f" focussize="0,0"/>
            <v:stroke on="f" joinstyle="miter"/>
            <v:imagedata r:id="rId47" o:title=""/>
            <o:lock v:ext="edit" aspectratio="t"/>
            <w10:wrap type="none"/>
            <w10:anchorlock/>
          </v:shape>
          <o:OLEObject Type="Embed" ProgID="Equation.DSMT4" ShapeID="_x0000_i1043" DrawAspect="Content" ObjectID="_1468075743" r:id="rId46">
            <o:LockedField>false</o:LockedField>
          </o:OLEObject>
        </w:object>
      </w:r>
      <w:r>
        <w:rPr>
          <w:rFonts w:hint="eastAsia" w:cs="Times New Roman"/>
        </w:rPr>
        <w:t>为背景亮度。在标准测试中，在</w:t>
      </w:r>
      <w:del w:id="19" w:author="李宪圣" w:date="2026-01-28T08:39:41Z">
        <w:r>
          <w:rPr>
            <w:rFonts w:hint="eastAsia" w:cs="Times New Roman"/>
          </w:rPr>
          <w:delText>典型亮度环境与</w:delText>
        </w:r>
      </w:del>
      <w:r>
        <w:rPr>
          <w:rFonts w:hint="eastAsia" w:cs="Times New Roman"/>
        </w:rPr>
        <w:t>标准观测条件下，人眼刚好能以50%的概率分辨目标与背景间亮度差异时，其对应的最小对比度（对比度阈值）一般取值为0.03。该阈值是对大量心理物理学实验所得的CSF在阈值附近特性的概括与验证</w:t>
      </w:r>
      <w:r>
        <w:rPr>
          <w:rFonts w:hint="eastAsia" w:ascii="宋体" w:hAnsi="宋体" w:cs="宋体"/>
          <w:vertAlign w:val="superscript"/>
        </w:rPr>
        <w:fldChar w:fldCharType="begin"/>
      </w:r>
      <w:r>
        <w:rPr>
          <w:rFonts w:hint="eastAsia" w:ascii="宋体" w:hAnsi="宋体" w:cs="宋体"/>
          <w:vertAlign w:val="superscript"/>
        </w:rPr>
        <w:instrText xml:space="preserve"> REF _Ref1780 \r \h </w:instrText>
      </w:r>
      <w:r>
        <w:rPr>
          <w:rFonts w:hint="eastAsia" w:ascii="宋体" w:hAnsi="宋体" w:cs="宋体"/>
          <w:vertAlign w:val="superscript"/>
        </w:rPr>
        <w:fldChar w:fldCharType="separate"/>
      </w:r>
      <w:r>
        <w:rPr>
          <w:rFonts w:hint="eastAsia" w:ascii="宋体" w:hAnsi="宋体" w:cs="宋体"/>
          <w:vertAlign w:val="superscript"/>
        </w:rPr>
        <w:t>[14]</w:t>
      </w:r>
      <w:r>
        <w:rPr>
          <w:rFonts w:hint="eastAsia" w:ascii="宋体" w:hAnsi="宋体" w:cs="宋体"/>
          <w:vertAlign w:val="superscript"/>
        </w:rPr>
        <w:fldChar w:fldCharType="end"/>
      </w:r>
      <w:r>
        <w:rPr>
          <w:rFonts w:hint="eastAsia" w:cs="Times New Roman"/>
        </w:rPr>
        <w:t>。因此，本研究提出的MRC自动测试中对比度阈值以0.03作为极限分辨的客观判据，目的是</w:t>
      </w:r>
      <w:r>
        <w:rPr>
          <w:rFonts w:cs="Times New Roman"/>
        </w:rPr>
        <w:t>将人眼视觉的CSF特性量化并嵌入到自动化算法中，从而实现对人眼主观判断的精确模拟。</w:t>
      </w:r>
    </w:p>
    <w:p w14:paraId="0E9EC7C9">
      <w:pPr>
        <w:widowControl/>
        <w:spacing w:before="100" w:beforeAutospacing="1" w:after="100" w:afterAutospacing="1"/>
        <w:jc w:val="left"/>
        <w:rPr>
          <w:rFonts w:hint="eastAsia" w:ascii="黑体" w:hAnsi="宋体" w:eastAsia="黑体" w:cs="宋体"/>
          <w:b/>
          <w:kern w:val="0"/>
        </w:rPr>
      </w:pPr>
      <w:r>
        <w:rPr>
          <w:rFonts w:hint="eastAsia" w:ascii="黑体" w:hAnsi="宋体" w:eastAsia="黑体" w:cs="宋体"/>
          <w:b/>
          <w:kern w:val="0"/>
        </w:rPr>
        <w:t>2.2 MRC测试系统</w:t>
      </w:r>
    </w:p>
    <w:p w14:paraId="7C6327D5">
      <w:pPr>
        <w:adjustRightInd w:val="0"/>
        <w:spacing w:line="360" w:lineRule="auto"/>
        <w:ind w:firstLine="420" w:firstLineChars="200"/>
        <w:jc w:val="left"/>
        <w:rPr>
          <w:rFonts w:cs="Times New Roman"/>
        </w:rPr>
      </w:pPr>
      <w:r>
        <w:rPr>
          <w:rFonts w:cs="Times New Roman"/>
        </w:rPr>
        <w:t>传统的MRC测试方法一般为通过人眼直接观察被测系统的靶标图像进行系统评价测试。例如，Gordon Arthur的MRC测量法，让观察者在一定背景亮度下，通过光电成像系统观察不同空间频率、具有不同对比度的条纹目标图案，当观察者能以50%的概率分辨出条带目标图案时，目标与背景间的对比度即为该空间频率和背景亮度下的</w:t>
      </w:r>
      <w:r>
        <w:rPr>
          <w:rFonts w:hint="eastAsia" w:cs="Times New Roman"/>
        </w:rPr>
        <w:t>MRC</w:t>
      </w:r>
      <w:r>
        <w:rPr>
          <w:rFonts w:cs="Times New Roman"/>
        </w:rPr>
        <w:t>。</w:t>
      </w:r>
    </w:p>
    <w:p w14:paraId="02FC10F7">
      <w:pPr>
        <w:adjustRightInd w:val="0"/>
        <w:spacing w:line="360" w:lineRule="auto"/>
        <w:ind w:firstLine="420" w:firstLineChars="200"/>
        <w:jc w:val="left"/>
        <w:rPr>
          <w:rFonts w:cs="Times New Roman"/>
        </w:rPr>
      </w:pPr>
      <w:r>
        <w:rPr>
          <w:rFonts w:hint="eastAsia" w:cs="Times New Roman"/>
        </w:rPr>
        <w:t>光电跟踪测试系统MRC测试原理</w:t>
      </w:r>
      <w:r>
        <w:rPr>
          <w:rFonts w:cs="Times New Roman"/>
        </w:rPr>
        <w:t>如图</w:t>
      </w:r>
      <w:r>
        <w:rPr>
          <w:rFonts w:hint="eastAsia" w:cs="Times New Roman"/>
        </w:rPr>
        <w:t>3</w:t>
      </w:r>
      <w:r>
        <w:rPr>
          <w:rFonts w:cs="Times New Roman"/>
        </w:rPr>
        <w:t>所示</w:t>
      </w:r>
      <w:r>
        <w:rPr>
          <w:rFonts w:hint="eastAsia" w:cs="Times New Roman"/>
        </w:rPr>
        <w:t>，由积分球均匀照明光源、平行光管、</w:t>
      </w:r>
      <w:r>
        <w:rPr>
          <w:rFonts w:cs="Times New Roman"/>
          <w:color w:val="000000"/>
          <w:kern w:val="0"/>
          <w:lang w:bidi="ar"/>
        </w:rPr>
        <w:t>USAF1951靶标</w:t>
      </w:r>
      <w:r>
        <w:rPr>
          <w:rFonts w:hint="eastAsia" w:cs="Times New Roman"/>
          <w:color w:val="000000"/>
          <w:kern w:val="0"/>
          <w:lang w:bidi="ar"/>
        </w:rPr>
        <w:t>等组成</w:t>
      </w:r>
      <w:r>
        <w:rPr>
          <w:rFonts w:hint="eastAsia" w:cs="Times New Roman"/>
        </w:rPr>
        <w:t>。靶标图案如图4所示，靶标组号-2、-1、0、1四组，对应的空间频率如表1所示。靶标安装于平行光管焦面处，模拟无穷远目标，积分球光源为靶标提供均匀辐射照明，可通过改变内置溴钨灯光源的电流改变照明靶标的亮度。被测可见近红外光电跟踪系统的成像单元，获得靶标图像，传统的人工判读法是，判读人员不少于3人，对采集的图像进行判读，每个人将能分辨的最小组号的靶标记录下来，再由统计人员按照MRC判读原则，确定相机能识别的最小组号（对应能识别的最高空间频率</w:t>
      </w:r>
      <w:del w:id="20" w:author="李宪圣" w:date="2026-01-28T08:40:31Z">
        <w:r>
          <w:rPr>
            <w:rFonts w:hint="default" w:cs="Times New Roman"/>
            <w:lang w:val="en-US"/>
          </w:rPr>
          <w:delText>靶标图案</w:delText>
        </w:r>
      </w:del>
      <w:ins w:id="21" w:author="李宪圣" w:date="2026-01-28T08:40:47Z">
        <w:r>
          <w:rPr>
            <w:rFonts w:hint="eastAsia" w:cs="Times New Roman"/>
            <w:lang w:val="en-US" w:eastAsia="zh-CN"/>
          </w:rPr>
          <w:t>三杆靶标</w:t>
        </w:r>
      </w:ins>
      <w:r>
        <w:rPr>
          <w:rFonts w:hint="eastAsia" w:cs="Times New Roman"/>
        </w:rPr>
        <w:t>），作为最终测试结果。</w:t>
      </w:r>
    </w:p>
    <w:p w14:paraId="7813AB78">
      <w:pPr>
        <w:numPr>
          <w:ilvl w:val="255"/>
          <w:numId w:val="0"/>
        </w:numPr>
        <w:jc w:val="center"/>
        <w:rPr>
          <w:rFonts w:cs="Times New Roman"/>
        </w:rPr>
      </w:pPr>
      <w:r>
        <w:drawing>
          <wp:inline distT="0" distB="0" distL="114300" distR="114300">
            <wp:extent cx="4288155" cy="1492250"/>
            <wp:effectExtent l="0" t="0" r="9525" b="1270"/>
            <wp:docPr id="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6"/>
                    <pic:cNvPicPr>
                      <a:picLocks noChangeAspect="1"/>
                    </pic:cNvPicPr>
                  </pic:nvPicPr>
                  <pic:blipFill>
                    <a:blip r:embed="rId48"/>
                    <a:stretch>
                      <a:fillRect/>
                    </a:stretch>
                  </pic:blipFill>
                  <pic:spPr>
                    <a:xfrm>
                      <a:off x="0" y="0"/>
                      <a:ext cx="4288155" cy="1492250"/>
                    </a:xfrm>
                    <a:prstGeom prst="rect">
                      <a:avLst/>
                    </a:prstGeom>
                    <a:noFill/>
                    <a:ln>
                      <a:noFill/>
                    </a:ln>
                  </pic:spPr>
                </pic:pic>
              </a:graphicData>
            </a:graphic>
          </wp:inline>
        </w:drawing>
      </w:r>
    </w:p>
    <w:p w14:paraId="25A60F55">
      <w:pPr>
        <w:spacing w:line="240" w:lineRule="exact"/>
        <w:jc w:val="center"/>
        <w:rPr>
          <w:rFonts w:hint="eastAsia" w:ascii="宋体" w:hAnsi="宋体" w:cs="宋体"/>
          <w:sz w:val="18"/>
          <w:szCs w:val="18"/>
        </w:rPr>
      </w:pPr>
      <w:r>
        <w:rPr>
          <w:rFonts w:hint="eastAsia" w:ascii="宋体" w:hAnsi="宋体" w:cs="宋体"/>
          <w:sz w:val="18"/>
          <w:szCs w:val="18"/>
        </w:rPr>
        <w:t>图</w:t>
      </w:r>
      <w:r>
        <w:rPr>
          <w:rFonts w:hint="eastAsia" w:cs="Times New Roman"/>
          <w:sz w:val="18"/>
          <w:szCs w:val="18"/>
        </w:rPr>
        <w:t>3</w:t>
      </w:r>
      <w:r>
        <w:rPr>
          <w:rFonts w:hint="eastAsia" w:ascii="宋体" w:hAnsi="宋体" w:cs="宋体"/>
          <w:sz w:val="18"/>
          <w:szCs w:val="18"/>
        </w:rPr>
        <w:t xml:space="preserve"> </w:t>
      </w:r>
      <w:r>
        <w:rPr>
          <w:rFonts w:cs="Times New Roman"/>
          <w:sz w:val="18"/>
          <w:szCs w:val="18"/>
        </w:rPr>
        <w:t>MRC</w:t>
      </w:r>
      <w:r>
        <w:rPr>
          <w:rFonts w:hint="eastAsia" w:ascii="宋体" w:hAnsi="宋体" w:cs="宋体"/>
          <w:sz w:val="18"/>
          <w:szCs w:val="18"/>
        </w:rPr>
        <w:t>测试装置示意图</w:t>
      </w:r>
    </w:p>
    <w:p w14:paraId="57F23B66">
      <w:pPr>
        <w:spacing w:line="240" w:lineRule="exact"/>
        <w:jc w:val="center"/>
        <w:rPr>
          <w:rFonts w:eastAsia="Segoe UI" w:cs="Times New Roman"/>
          <w:sz w:val="18"/>
          <w:szCs w:val="18"/>
          <w:shd w:val="clear" w:color="auto" w:fill="FFFFFF"/>
        </w:rPr>
      </w:pPr>
      <w:r>
        <w:rPr>
          <w:rFonts w:cs="Times New Roman"/>
          <w:sz w:val="18"/>
          <w:szCs w:val="18"/>
        </w:rPr>
        <w:t>Fig.</w:t>
      </w:r>
      <w:r>
        <w:rPr>
          <w:rFonts w:hint="eastAsia" w:cs="Times New Roman"/>
          <w:sz w:val="18"/>
          <w:szCs w:val="18"/>
        </w:rPr>
        <w:t>3</w:t>
      </w:r>
      <w:r>
        <w:rPr>
          <w:rFonts w:cs="Times New Roman"/>
          <w:sz w:val="18"/>
          <w:szCs w:val="18"/>
        </w:rPr>
        <w:t xml:space="preserve"> </w:t>
      </w:r>
      <w:r>
        <w:rPr>
          <w:rFonts w:eastAsia="Segoe UI" w:cs="Times New Roman"/>
          <w:sz w:val="18"/>
          <w:szCs w:val="18"/>
          <w:shd w:val="clear" w:color="auto" w:fill="FFFFFF"/>
        </w:rPr>
        <w:t xml:space="preserve">MRC test setup </w:t>
      </w:r>
      <w:r>
        <w:rPr>
          <w:rFonts w:hint="eastAsia" w:cs="Times New Roman"/>
          <w:sz w:val="18"/>
          <w:szCs w:val="18"/>
          <w:shd w:val="clear" w:color="auto" w:fill="FFFFFF"/>
        </w:rPr>
        <w:t>s</w:t>
      </w:r>
      <w:r>
        <w:rPr>
          <w:rFonts w:eastAsia="Segoe UI" w:cs="Times New Roman"/>
          <w:sz w:val="18"/>
          <w:szCs w:val="18"/>
          <w:shd w:val="clear" w:color="auto" w:fill="FFFFFF"/>
        </w:rPr>
        <w:t>chematic</w:t>
      </w:r>
    </w:p>
    <w:p w14:paraId="6170067E">
      <w:pPr>
        <w:adjustRightInd w:val="0"/>
        <w:spacing w:line="360" w:lineRule="auto"/>
        <w:jc w:val="center"/>
        <w:rPr>
          <w:rFonts w:cs="Times New Roman"/>
          <w:sz w:val="24"/>
        </w:rPr>
      </w:pPr>
      <w:r>
        <w:drawing>
          <wp:inline distT="0" distB="0" distL="114300" distR="114300">
            <wp:extent cx="1300480" cy="1272540"/>
            <wp:effectExtent l="0" t="0" r="10160" b="7620"/>
            <wp:docPr id="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2"/>
                    <pic:cNvPicPr>
                      <a:picLocks noChangeAspect="1"/>
                    </pic:cNvPicPr>
                  </pic:nvPicPr>
                  <pic:blipFill>
                    <a:blip r:embed="rId49"/>
                    <a:stretch>
                      <a:fillRect/>
                    </a:stretch>
                  </pic:blipFill>
                  <pic:spPr>
                    <a:xfrm>
                      <a:off x="0" y="0"/>
                      <a:ext cx="1300480" cy="1272540"/>
                    </a:xfrm>
                    <a:prstGeom prst="rect">
                      <a:avLst/>
                    </a:prstGeom>
                    <a:noFill/>
                    <a:ln>
                      <a:noFill/>
                    </a:ln>
                  </pic:spPr>
                </pic:pic>
              </a:graphicData>
            </a:graphic>
          </wp:inline>
        </w:drawing>
      </w:r>
    </w:p>
    <w:p w14:paraId="21B5EBF0">
      <w:pPr>
        <w:spacing w:line="240" w:lineRule="exact"/>
        <w:jc w:val="center"/>
        <w:rPr>
          <w:rFonts w:hint="eastAsia" w:ascii="宋体" w:hAnsi="宋体" w:cs="宋体"/>
          <w:sz w:val="18"/>
          <w:szCs w:val="18"/>
        </w:rPr>
      </w:pPr>
      <w:r>
        <w:rPr>
          <w:rFonts w:hint="eastAsia" w:ascii="宋体" w:hAnsi="宋体" w:cs="宋体"/>
          <w:sz w:val="18"/>
          <w:szCs w:val="18"/>
        </w:rPr>
        <w:t>图</w:t>
      </w:r>
      <w:r>
        <w:rPr>
          <w:rFonts w:hint="eastAsia" w:cs="Times New Roman"/>
          <w:sz w:val="18"/>
          <w:szCs w:val="18"/>
        </w:rPr>
        <w:t>4</w:t>
      </w:r>
      <w:r>
        <w:rPr>
          <w:rFonts w:hint="eastAsia" w:ascii="宋体" w:hAnsi="宋体" w:cs="宋体"/>
          <w:sz w:val="18"/>
          <w:szCs w:val="18"/>
        </w:rPr>
        <w:t xml:space="preserve"> </w:t>
      </w:r>
      <w:r>
        <w:rPr>
          <w:rFonts w:cs="Times New Roman"/>
          <w:sz w:val="18"/>
          <w:szCs w:val="18"/>
        </w:rPr>
        <w:t>USAF1951靶标</w:t>
      </w:r>
    </w:p>
    <w:p w14:paraId="5B2919B2">
      <w:pPr>
        <w:spacing w:line="240" w:lineRule="exact"/>
        <w:jc w:val="center"/>
        <w:rPr>
          <w:rFonts w:cs="Times New Roman"/>
          <w:b/>
          <w:bCs/>
          <w:sz w:val="18"/>
          <w:szCs w:val="18"/>
        </w:rPr>
      </w:pPr>
      <w:r>
        <w:rPr>
          <w:rFonts w:cs="Times New Roman"/>
          <w:sz w:val="18"/>
          <w:szCs w:val="18"/>
        </w:rPr>
        <w:t>Fig.</w:t>
      </w:r>
      <w:r>
        <w:rPr>
          <w:rFonts w:hint="eastAsia" w:cs="Times New Roman"/>
          <w:sz w:val="18"/>
          <w:szCs w:val="18"/>
        </w:rPr>
        <w:t>4</w:t>
      </w:r>
      <w:r>
        <w:rPr>
          <w:rFonts w:cs="Times New Roman"/>
          <w:sz w:val="18"/>
          <w:szCs w:val="18"/>
        </w:rPr>
        <w:t xml:space="preserve"> </w:t>
      </w:r>
      <w:r>
        <w:rPr>
          <w:rFonts w:eastAsia="Segoe UI" w:cs="Times New Roman"/>
          <w:sz w:val="18"/>
          <w:szCs w:val="18"/>
          <w:shd w:val="clear" w:color="auto" w:fill="FFFFFF"/>
        </w:rPr>
        <w:t>USAF1951 target</w:t>
      </w:r>
    </w:p>
    <w:p w14:paraId="52CBB4C1">
      <w:pPr>
        <w:widowControl/>
        <w:spacing w:line="240" w:lineRule="exact"/>
        <w:jc w:val="center"/>
        <w:rPr>
          <w:rFonts w:cs="Times New Roman"/>
          <w:sz w:val="18"/>
          <w:szCs w:val="18"/>
        </w:rPr>
      </w:pPr>
    </w:p>
    <w:p w14:paraId="6BE229F3">
      <w:pPr>
        <w:widowControl/>
        <w:spacing w:line="240" w:lineRule="exact"/>
        <w:jc w:val="center"/>
        <w:rPr>
          <w:rFonts w:hint="eastAsia" w:eastAsia="宋体" w:cs="Times New Roman"/>
          <w:sz w:val="18"/>
          <w:szCs w:val="18"/>
          <w:lang w:val="en-US" w:eastAsia="zh-CN"/>
        </w:rPr>
      </w:pPr>
      <w:r>
        <w:rPr>
          <w:rFonts w:hint="eastAsia" w:cs="Times New Roman"/>
          <w:sz w:val="18"/>
          <w:szCs w:val="18"/>
        </w:rPr>
        <w:t>表1 对比度板</w:t>
      </w:r>
      <w:r>
        <w:rPr>
          <w:rFonts w:hint="eastAsia" w:cs="Times New Roman"/>
          <w:sz w:val="18"/>
          <w:szCs w:val="18"/>
          <w:highlight w:val="yellow"/>
          <w:rPrChange w:id="22" w:author="李宪圣" w:date="2026-01-28T08:43:22Z">
            <w:rPr>
              <w:rFonts w:hint="eastAsia" w:cs="Times New Roman"/>
              <w:sz w:val="18"/>
              <w:szCs w:val="18"/>
            </w:rPr>
          </w:rPrChange>
        </w:rPr>
        <w:t>对应1600mm平行光管</w:t>
      </w:r>
      <w:r>
        <w:rPr>
          <w:rFonts w:hint="eastAsia" w:cs="Times New Roman"/>
          <w:sz w:val="18"/>
          <w:szCs w:val="18"/>
        </w:rPr>
        <w:t>分辨率表(USAF1951)</w:t>
      </w:r>
      <w:r>
        <w:commentReference w:id="0"/>
      </w:r>
      <w:ins w:id="23" w:author="李宪圣" w:date="2026-01-28T08:43:49Z">
        <w:r>
          <w:rPr>
            <w:rFonts w:hint="eastAsia"/>
            <w:lang w:val="en-US" w:eastAsia="zh-CN"/>
          </w:rPr>
          <w:t xml:space="preserve"> </w:t>
        </w:r>
      </w:ins>
    </w:p>
    <w:p w14:paraId="5E704750">
      <w:pPr>
        <w:adjustRightInd w:val="0"/>
        <w:spacing w:line="360" w:lineRule="auto"/>
        <w:ind w:firstLine="360" w:firstLineChars="200"/>
        <w:jc w:val="center"/>
        <w:rPr>
          <w:rStyle w:val="16"/>
          <w:rFonts w:eastAsia="Segoe UI" w:cs="Times New Roman"/>
          <w:b w:val="0"/>
          <w:color w:val="0F1115"/>
          <w:sz w:val="18"/>
          <w:szCs w:val="18"/>
          <w:shd w:val="clear" w:color="auto" w:fill="FFFFFF"/>
        </w:rPr>
      </w:pPr>
      <w:r>
        <w:rPr>
          <w:rFonts w:cs="Times New Roman"/>
          <w:sz w:val="18"/>
          <w:szCs w:val="18"/>
        </w:rPr>
        <w:t>Table</w:t>
      </w:r>
      <w:r>
        <w:rPr>
          <w:rFonts w:hint="eastAsia" w:cs="Times New Roman"/>
          <w:sz w:val="18"/>
          <w:szCs w:val="18"/>
        </w:rPr>
        <w:t xml:space="preserve"> 1</w:t>
      </w:r>
      <w:r>
        <w:rPr>
          <w:rFonts w:cs="Times New Roman"/>
          <w:sz w:val="18"/>
          <w:szCs w:val="18"/>
        </w:rPr>
        <w:t xml:space="preserve"> </w:t>
      </w:r>
      <w:r>
        <w:rPr>
          <w:rStyle w:val="16"/>
          <w:rFonts w:eastAsia="Segoe UI" w:cs="Times New Roman"/>
          <w:b w:val="0"/>
          <w:color w:val="0F1115"/>
          <w:sz w:val="18"/>
          <w:szCs w:val="18"/>
          <w:shd w:val="clear" w:color="auto" w:fill="FFFFFF"/>
        </w:rPr>
        <w:t>Contrast target paired with a 1600mm collimator (USAF 1951)</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9"/>
        <w:gridCol w:w="789"/>
        <w:gridCol w:w="789"/>
        <w:gridCol w:w="789"/>
        <w:gridCol w:w="895"/>
        <w:gridCol w:w="895"/>
        <w:gridCol w:w="842"/>
        <w:gridCol w:w="842"/>
        <w:gridCol w:w="959"/>
      </w:tblGrid>
      <w:tr w14:paraId="69085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1719" w:type="dxa"/>
            <w:tcBorders>
              <w:top w:val="single" w:color="auto" w:sz="12" w:space="0"/>
              <w:left w:val="nil"/>
              <w:bottom w:val="single" w:color="auto" w:sz="4" w:space="0"/>
              <w:right w:val="nil"/>
            </w:tcBorders>
            <w:vAlign w:val="center"/>
          </w:tcPr>
          <w:p w14:paraId="146CA19B">
            <w:pPr>
              <w:adjustRightInd w:val="0"/>
              <w:snapToGrid w:val="0"/>
              <w:spacing w:line="240" w:lineRule="auto"/>
              <w:ind w:left="0" w:leftChars="0" w:right="0" w:rightChars="0" w:firstLine="0" w:firstLineChars="0"/>
              <w:jc w:val="center"/>
              <w:rPr>
                <w:rStyle w:val="16"/>
                <w:rFonts w:ascii="Times New Roman" w:eastAsia="Segoe UI" w:cs="Times New Roman"/>
                <w:b/>
                <w:color w:val="0F1115"/>
                <w:sz w:val="18"/>
                <w:szCs w:val="18"/>
                <w:shd w:val="clear" w:color="auto" w:fill="FFFFFF"/>
              </w:rPr>
            </w:pPr>
            <w:r>
              <w:rPr>
                <w:rStyle w:val="16"/>
                <w:rFonts w:ascii="Times New Roman" w:eastAsia="Segoe UI" w:cs="Times New Roman"/>
                <w:b/>
                <w:color w:val="0F1115"/>
                <w:sz w:val="18"/>
                <w:szCs w:val="18"/>
                <w:shd w:val="clear" w:color="auto" w:fill="FFFFFF"/>
              </w:rPr>
              <w:t>Group Number</w:t>
            </w:r>
          </w:p>
        </w:tc>
        <w:tc>
          <w:tcPr>
            <w:tcW w:w="789" w:type="dxa"/>
            <w:tcBorders>
              <w:top w:val="single" w:color="auto" w:sz="12" w:space="0"/>
              <w:left w:val="nil"/>
              <w:bottom w:val="single" w:color="auto" w:sz="4" w:space="0"/>
              <w:right w:val="nil"/>
            </w:tcBorders>
            <w:vAlign w:val="center"/>
          </w:tcPr>
          <w:p w14:paraId="26806D1C">
            <w:pPr>
              <w:adjustRightInd w:val="0"/>
              <w:snapToGrid w:val="0"/>
              <w:spacing w:line="240" w:lineRule="auto"/>
              <w:ind w:left="0" w:leftChars="0" w:right="0" w:rightChars="0" w:firstLine="0" w:firstLineChars="0"/>
              <w:jc w:val="center"/>
              <w:rPr>
                <w:rStyle w:val="16"/>
                <w:rFonts w:ascii="Times New Roman" w:eastAsia="Segoe UI" w:cs="Times New Roman"/>
                <w:b/>
                <w:color w:val="0F1115"/>
                <w:sz w:val="18"/>
                <w:szCs w:val="18"/>
                <w:shd w:val="clear" w:color="auto" w:fill="FFFFFF"/>
              </w:rPr>
            </w:pPr>
            <w:r>
              <w:rPr>
                <w:rStyle w:val="16"/>
                <w:rFonts w:hint="eastAsia" w:ascii="Times New Roman" w:eastAsia="Segoe UI" w:cs="Times New Roman"/>
                <w:b/>
                <w:color w:val="0F1115"/>
                <w:sz w:val="18"/>
                <w:szCs w:val="18"/>
                <w:shd w:val="clear" w:color="auto" w:fill="FFFFFF"/>
              </w:rPr>
              <w:t>-1</w:t>
            </w:r>
          </w:p>
        </w:tc>
        <w:tc>
          <w:tcPr>
            <w:tcW w:w="789" w:type="dxa"/>
            <w:tcBorders>
              <w:top w:val="single" w:color="auto" w:sz="12" w:space="0"/>
              <w:left w:val="nil"/>
              <w:bottom w:val="single" w:color="auto" w:sz="4" w:space="0"/>
              <w:right w:val="nil"/>
            </w:tcBorders>
            <w:vAlign w:val="center"/>
          </w:tcPr>
          <w:p w14:paraId="27E68EAF">
            <w:pPr>
              <w:adjustRightInd w:val="0"/>
              <w:snapToGrid w:val="0"/>
              <w:spacing w:line="240" w:lineRule="auto"/>
              <w:ind w:left="0" w:leftChars="0" w:right="0" w:rightChars="0" w:firstLine="0" w:firstLineChars="0"/>
              <w:jc w:val="center"/>
              <w:rPr>
                <w:rStyle w:val="16"/>
                <w:rFonts w:ascii="Times New Roman" w:eastAsia="Segoe UI" w:cs="Times New Roman"/>
                <w:b/>
                <w:color w:val="0F1115"/>
                <w:sz w:val="18"/>
                <w:szCs w:val="18"/>
                <w:shd w:val="clear" w:color="auto" w:fill="FFFFFF"/>
              </w:rPr>
            </w:pPr>
            <w:r>
              <w:rPr>
                <w:rStyle w:val="16"/>
                <w:rFonts w:hint="eastAsia" w:ascii="Times New Roman" w:eastAsia="Segoe UI" w:cs="Times New Roman"/>
                <w:b/>
                <w:color w:val="0F1115"/>
                <w:sz w:val="18"/>
                <w:szCs w:val="18"/>
                <w:shd w:val="clear" w:color="auto" w:fill="FFFFFF"/>
              </w:rPr>
              <w:t>0</w:t>
            </w:r>
          </w:p>
        </w:tc>
        <w:tc>
          <w:tcPr>
            <w:tcW w:w="789" w:type="dxa"/>
            <w:tcBorders>
              <w:top w:val="single" w:color="auto" w:sz="12" w:space="0"/>
              <w:left w:val="nil"/>
              <w:bottom w:val="single" w:color="auto" w:sz="4" w:space="0"/>
              <w:right w:val="nil"/>
            </w:tcBorders>
            <w:vAlign w:val="center"/>
          </w:tcPr>
          <w:p w14:paraId="52FC9C4D">
            <w:pPr>
              <w:adjustRightInd w:val="0"/>
              <w:snapToGrid w:val="0"/>
              <w:spacing w:line="240" w:lineRule="auto"/>
              <w:ind w:left="0" w:leftChars="0" w:right="0" w:rightChars="0" w:firstLine="0" w:firstLineChars="0"/>
              <w:jc w:val="center"/>
              <w:rPr>
                <w:rStyle w:val="16"/>
                <w:rFonts w:ascii="Times New Roman" w:eastAsia="Segoe UI" w:cs="Times New Roman"/>
                <w:b/>
                <w:color w:val="0F1115"/>
                <w:sz w:val="18"/>
                <w:szCs w:val="18"/>
                <w:shd w:val="clear" w:color="auto" w:fill="FFFFFF"/>
              </w:rPr>
            </w:pPr>
            <w:r>
              <w:rPr>
                <w:rStyle w:val="16"/>
                <w:rFonts w:hint="eastAsia" w:ascii="Times New Roman" w:eastAsia="Segoe UI" w:cs="Times New Roman"/>
                <w:b/>
                <w:color w:val="0F1115"/>
                <w:sz w:val="18"/>
                <w:szCs w:val="18"/>
                <w:shd w:val="clear" w:color="auto" w:fill="FFFFFF"/>
              </w:rPr>
              <w:t>1</w:t>
            </w:r>
          </w:p>
        </w:tc>
        <w:tc>
          <w:tcPr>
            <w:tcW w:w="895" w:type="dxa"/>
            <w:tcBorders>
              <w:top w:val="single" w:color="auto" w:sz="12" w:space="0"/>
              <w:left w:val="nil"/>
              <w:bottom w:val="single" w:color="auto" w:sz="4" w:space="0"/>
              <w:right w:val="nil"/>
            </w:tcBorders>
            <w:vAlign w:val="center"/>
          </w:tcPr>
          <w:p w14:paraId="40050FD0">
            <w:pPr>
              <w:adjustRightInd w:val="0"/>
              <w:snapToGrid w:val="0"/>
              <w:spacing w:line="240" w:lineRule="auto"/>
              <w:ind w:left="0" w:leftChars="0" w:right="0" w:rightChars="0" w:firstLine="0" w:firstLineChars="0"/>
              <w:jc w:val="center"/>
              <w:rPr>
                <w:rStyle w:val="16"/>
                <w:rFonts w:ascii="Times New Roman" w:eastAsia="Segoe UI" w:cs="Times New Roman"/>
                <w:b/>
                <w:color w:val="0F1115"/>
                <w:sz w:val="18"/>
                <w:szCs w:val="18"/>
                <w:shd w:val="clear" w:color="auto" w:fill="FFFFFF"/>
              </w:rPr>
            </w:pPr>
            <w:r>
              <w:rPr>
                <w:rStyle w:val="16"/>
                <w:rFonts w:hint="eastAsia" w:ascii="Times New Roman" w:eastAsia="Segoe UI" w:cs="Times New Roman"/>
                <w:b/>
                <w:color w:val="0F1115"/>
                <w:sz w:val="18"/>
                <w:szCs w:val="18"/>
                <w:shd w:val="clear" w:color="auto" w:fill="FFFFFF"/>
              </w:rPr>
              <w:t>2</w:t>
            </w:r>
          </w:p>
        </w:tc>
        <w:tc>
          <w:tcPr>
            <w:tcW w:w="895" w:type="dxa"/>
            <w:tcBorders>
              <w:top w:val="single" w:color="auto" w:sz="12" w:space="0"/>
              <w:left w:val="nil"/>
              <w:bottom w:val="single" w:color="auto" w:sz="4" w:space="0"/>
              <w:right w:val="nil"/>
            </w:tcBorders>
            <w:vAlign w:val="center"/>
          </w:tcPr>
          <w:p w14:paraId="1D3C703D">
            <w:pPr>
              <w:adjustRightInd w:val="0"/>
              <w:snapToGrid w:val="0"/>
              <w:spacing w:line="240" w:lineRule="auto"/>
              <w:ind w:left="0" w:leftChars="0" w:right="0" w:rightChars="0" w:firstLine="0" w:firstLineChars="0"/>
              <w:jc w:val="center"/>
              <w:rPr>
                <w:rStyle w:val="16"/>
                <w:rFonts w:ascii="Times New Roman" w:eastAsia="Segoe UI" w:cs="Times New Roman"/>
                <w:b/>
                <w:color w:val="0F1115"/>
                <w:sz w:val="18"/>
                <w:szCs w:val="18"/>
                <w:shd w:val="clear" w:color="auto" w:fill="FFFFFF"/>
              </w:rPr>
            </w:pPr>
            <w:r>
              <w:rPr>
                <w:rStyle w:val="16"/>
                <w:rFonts w:hint="eastAsia" w:ascii="Times New Roman" w:eastAsia="Segoe UI" w:cs="Times New Roman"/>
                <w:b/>
                <w:color w:val="0F1115"/>
                <w:sz w:val="18"/>
                <w:szCs w:val="18"/>
                <w:shd w:val="clear" w:color="auto" w:fill="FFFFFF"/>
              </w:rPr>
              <w:t>3</w:t>
            </w:r>
          </w:p>
        </w:tc>
        <w:tc>
          <w:tcPr>
            <w:tcW w:w="842" w:type="dxa"/>
            <w:tcBorders>
              <w:top w:val="single" w:color="auto" w:sz="12" w:space="0"/>
              <w:left w:val="nil"/>
              <w:bottom w:val="single" w:color="auto" w:sz="4" w:space="0"/>
              <w:right w:val="nil"/>
            </w:tcBorders>
            <w:vAlign w:val="center"/>
          </w:tcPr>
          <w:p w14:paraId="32AA8730">
            <w:pPr>
              <w:adjustRightInd w:val="0"/>
              <w:snapToGrid w:val="0"/>
              <w:spacing w:line="240" w:lineRule="auto"/>
              <w:ind w:left="0" w:leftChars="0" w:right="0" w:rightChars="0" w:firstLine="0" w:firstLineChars="0"/>
              <w:jc w:val="center"/>
              <w:rPr>
                <w:rStyle w:val="16"/>
                <w:rFonts w:ascii="Times New Roman" w:eastAsia="Segoe UI" w:cs="Times New Roman"/>
                <w:b/>
                <w:color w:val="0F1115"/>
                <w:sz w:val="18"/>
                <w:szCs w:val="18"/>
                <w:shd w:val="clear" w:color="auto" w:fill="FFFFFF"/>
              </w:rPr>
            </w:pPr>
            <w:r>
              <w:rPr>
                <w:rStyle w:val="16"/>
                <w:rFonts w:hint="eastAsia" w:ascii="Times New Roman" w:eastAsia="Segoe UI" w:cs="Times New Roman"/>
                <w:b/>
                <w:color w:val="0F1115"/>
                <w:sz w:val="18"/>
                <w:szCs w:val="18"/>
                <w:shd w:val="clear" w:color="auto" w:fill="FFFFFF"/>
              </w:rPr>
              <w:t>4</w:t>
            </w:r>
          </w:p>
        </w:tc>
        <w:tc>
          <w:tcPr>
            <w:tcW w:w="842" w:type="dxa"/>
            <w:tcBorders>
              <w:top w:val="single" w:color="auto" w:sz="12" w:space="0"/>
              <w:left w:val="nil"/>
              <w:bottom w:val="single" w:color="auto" w:sz="4" w:space="0"/>
              <w:right w:val="nil"/>
            </w:tcBorders>
            <w:vAlign w:val="center"/>
          </w:tcPr>
          <w:p w14:paraId="53110AA9">
            <w:pPr>
              <w:adjustRightInd w:val="0"/>
              <w:snapToGrid w:val="0"/>
              <w:spacing w:line="240" w:lineRule="auto"/>
              <w:ind w:left="0" w:leftChars="0" w:right="0" w:rightChars="0" w:firstLine="0" w:firstLineChars="0"/>
              <w:jc w:val="center"/>
              <w:rPr>
                <w:rStyle w:val="16"/>
                <w:rFonts w:ascii="Times New Roman" w:eastAsia="Segoe UI" w:cs="Times New Roman"/>
                <w:b/>
                <w:color w:val="0F1115"/>
                <w:sz w:val="18"/>
                <w:szCs w:val="18"/>
                <w:shd w:val="clear" w:color="auto" w:fill="FFFFFF"/>
              </w:rPr>
            </w:pPr>
            <w:r>
              <w:rPr>
                <w:rStyle w:val="16"/>
                <w:rFonts w:hint="eastAsia" w:ascii="Times New Roman" w:eastAsia="Segoe UI" w:cs="Times New Roman"/>
                <w:b/>
                <w:color w:val="0F1115"/>
                <w:sz w:val="18"/>
                <w:szCs w:val="18"/>
                <w:shd w:val="clear" w:color="auto" w:fill="FFFFFF"/>
              </w:rPr>
              <w:t>5</w:t>
            </w:r>
          </w:p>
        </w:tc>
        <w:tc>
          <w:tcPr>
            <w:tcW w:w="959" w:type="dxa"/>
            <w:tcBorders>
              <w:top w:val="single" w:color="auto" w:sz="12" w:space="0"/>
              <w:left w:val="nil"/>
              <w:bottom w:val="single" w:color="auto" w:sz="4" w:space="0"/>
              <w:right w:val="nil"/>
            </w:tcBorders>
            <w:vAlign w:val="center"/>
          </w:tcPr>
          <w:p w14:paraId="4FD2E782">
            <w:pPr>
              <w:adjustRightInd w:val="0"/>
              <w:snapToGrid w:val="0"/>
              <w:spacing w:line="240" w:lineRule="auto"/>
              <w:ind w:left="0" w:leftChars="0" w:right="0" w:rightChars="0" w:firstLine="0" w:firstLineChars="0"/>
              <w:jc w:val="center"/>
              <w:rPr>
                <w:rStyle w:val="16"/>
                <w:rFonts w:ascii="Times New Roman" w:eastAsia="Segoe UI" w:cs="Times New Roman"/>
                <w:b/>
                <w:color w:val="0F1115"/>
                <w:sz w:val="18"/>
                <w:szCs w:val="18"/>
                <w:shd w:val="clear" w:color="auto" w:fill="FFFFFF"/>
              </w:rPr>
            </w:pPr>
            <w:r>
              <w:rPr>
                <w:rStyle w:val="16"/>
                <w:rFonts w:hint="eastAsia" w:ascii="Times New Roman" w:eastAsia="Segoe UI" w:cs="Times New Roman"/>
                <w:b/>
                <w:color w:val="0F1115"/>
                <w:sz w:val="18"/>
                <w:szCs w:val="18"/>
                <w:shd w:val="clear" w:color="auto" w:fill="FFFFFF"/>
              </w:rPr>
              <w:t>6</w:t>
            </w:r>
          </w:p>
        </w:tc>
      </w:tr>
      <w:tr w14:paraId="25E1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1719" w:type="dxa"/>
            <w:tcBorders>
              <w:top w:val="single" w:color="auto" w:sz="4" w:space="0"/>
              <w:left w:val="nil"/>
              <w:bottom w:val="single" w:color="auto" w:sz="4" w:space="0"/>
              <w:right w:val="nil"/>
            </w:tcBorders>
            <w:vAlign w:val="center"/>
          </w:tcPr>
          <w:p w14:paraId="003A9390">
            <w:pPr>
              <w:adjustRightInd w:val="0"/>
              <w:snapToGrid w:val="0"/>
              <w:spacing w:line="240" w:lineRule="auto"/>
              <w:ind w:left="0" w:leftChars="0" w:right="0" w:rightChars="0" w:firstLine="0" w:firstLineChars="0"/>
              <w:jc w:val="center"/>
              <w:rPr>
                <w:rStyle w:val="16"/>
                <w:rFonts w:ascii="Times New Roman" w:eastAsia="Segoe UI" w:cs="Times New Roman"/>
                <w:b/>
                <w:color w:val="0F1115"/>
                <w:sz w:val="18"/>
                <w:szCs w:val="18"/>
                <w:shd w:val="clear" w:color="auto" w:fill="FFFFFF"/>
              </w:rPr>
            </w:pPr>
            <w:r>
              <w:rPr>
                <w:rStyle w:val="16"/>
                <w:rFonts w:ascii="Times New Roman" w:eastAsia="Segoe UI" w:cs="Times New Roman"/>
                <w:b/>
                <w:color w:val="0F1115"/>
                <w:sz w:val="18"/>
                <w:szCs w:val="18"/>
                <w:shd w:val="clear" w:color="auto" w:fill="FFFFFF"/>
              </w:rPr>
              <w:t>Element Number</w:t>
            </w:r>
          </w:p>
        </w:tc>
        <w:tc>
          <w:tcPr>
            <w:tcW w:w="6800" w:type="dxa"/>
            <w:gridSpan w:val="8"/>
            <w:tcBorders>
              <w:top w:val="single" w:color="auto" w:sz="4" w:space="0"/>
              <w:left w:val="nil"/>
              <w:bottom w:val="single" w:color="auto" w:sz="4" w:space="0"/>
              <w:right w:val="nil"/>
            </w:tcBorders>
            <w:vAlign w:val="center"/>
          </w:tcPr>
          <w:p w14:paraId="623BA977">
            <w:pPr>
              <w:adjustRightInd w:val="0"/>
              <w:snapToGrid w:val="0"/>
              <w:spacing w:line="240" w:lineRule="auto"/>
              <w:ind w:left="0" w:leftChars="0" w:right="0" w:rightChars="0" w:firstLine="0" w:firstLineChars="0"/>
              <w:jc w:val="center"/>
              <w:rPr>
                <w:rStyle w:val="16"/>
                <w:rFonts w:ascii="Times New Roman" w:eastAsia="Segoe UI" w:cs="Times New Roman"/>
                <w:b/>
                <w:color w:val="0F1115"/>
                <w:sz w:val="18"/>
                <w:szCs w:val="18"/>
                <w:shd w:val="clear" w:color="auto" w:fill="FFFFFF"/>
              </w:rPr>
            </w:pPr>
            <w:r>
              <w:rPr>
                <w:rStyle w:val="16"/>
                <w:rFonts w:ascii="Times New Roman" w:eastAsia="Segoe UI" w:cs="Times New Roman"/>
                <w:b/>
                <w:color w:val="0F1115"/>
                <w:sz w:val="18"/>
                <w:szCs w:val="18"/>
                <w:shd w:val="clear" w:color="auto" w:fill="FFFFFF"/>
              </w:rPr>
              <w:t>Resolving Power</w:t>
            </w:r>
            <w:r>
              <w:rPr>
                <w:rStyle w:val="16"/>
                <w:rFonts w:hint="eastAsia" w:ascii="Times New Roman" w:eastAsia="Segoe UI" w:cs="Times New Roman"/>
                <w:b/>
                <w:color w:val="0F1115"/>
                <w:sz w:val="18"/>
                <w:szCs w:val="18"/>
                <w:shd w:val="clear" w:color="auto" w:fill="FFFFFF"/>
              </w:rPr>
              <w:t>（c/mrad）</w:t>
            </w:r>
          </w:p>
        </w:tc>
      </w:tr>
      <w:tr w14:paraId="5FA3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19" w:type="dxa"/>
            <w:tcBorders>
              <w:top w:val="single" w:color="auto" w:sz="4" w:space="0"/>
              <w:left w:val="nil"/>
              <w:bottom w:val="nil"/>
              <w:right w:val="nil"/>
            </w:tcBorders>
            <w:vAlign w:val="center"/>
          </w:tcPr>
          <w:p w14:paraId="4BEA9BA0">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w:t>
            </w:r>
          </w:p>
        </w:tc>
        <w:tc>
          <w:tcPr>
            <w:tcW w:w="789" w:type="dxa"/>
            <w:tcBorders>
              <w:top w:val="single" w:color="auto" w:sz="4" w:space="0"/>
              <w:left w:val="nil"/>
              <w:bottom w:val="nil"/>
              <w:right w:val="nil"/>
            </w:tcBorders>
            <w:vAlign w:val="center"/>
          </w:tcPr>
          <w:p w14:paraId="02611E53">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0.800</w:t>
            </w:r>
          </w:p>
        </w:tc>
        <w:tc>
          <w:tcPr>
            <w:tcW w:w="789" w:type="dxa"/>
            <w:tcBorders>
              <w:top w:val="single" w:color="auto" w:sz="4" w:space="0"/>
              <w:left w:val="nil"/>
              <w:bottom w:val="nil"/>
              <w:right w:val="nil"/>
            </w:tcBorders>
            <w:vAlign w:val="center"/>
          </w:tcPr>
          <w:p w14:paraId="62D4F76B">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1.599</w:t>
            </w:r>
          </w:p>
        </w:tc>
        <w:tc>
          <w:tcPr>
            <w:tcW w:w="789" w:type="dxa"/>
            <w:tcBorders>
              <w:top w:val="single" w:color="auto" w:sz="4" w:space="0"/>
              <w:left w:val="nil"/>
              <w:bottom w:val="nil"/>
              <w:right w:val="nil"/>
            </w:tcBorders>
            <w:vAlign w:val="center"/>
          </w:tcPr>
          <w:p w14:paraId="1F24B697">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3.199</w:t>
            </w:r>
          </w:p>
        </w:tc>
        <w:tc>
          <w:tcPr>
            <w:tcW w:w="895" w:type="dxa"/>
            <w:tcBorders>
              <w:top w:val="single" w:color="auto" w:sz="4" w:space="0"/>
              <w:left w:val="nil"/>
              <w:bottom w:val="nil"/>
              <w:right w:val="nil"/>
            </w:tcBorders>
            <w:vAlign w:val="center"/>
          </w:tcPr>
          <w:p w14:paraId="5E7D8CDB">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6.399</w:t>
            </w:r>
          </w:p>
        </w:tc>
        <w:tc>
          <w:tcPr>
            <w:tcW w:w="895" w:type="dxa"/>
            <w:tcBorders>
              <w:top w:val="single" w:color="auto" w:sz="4" w:space="0"/>
              <w:left w:val="nil"/>
              <w:bottom w:val="nil"/>
              <w:right w:val="nil"/>
            </w:tcBorders>
            <w:vAlign w:val="center"/>
          </w:tcPr>
          <w:p w14:paraId="11918AC6">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12.801</w:t>
            </w:r>
          </w:p>
        </w:tc>
        <w:tc>
          <w:tcPr>
            <w:tcW w:w="842" w:type="dxa"/>
            <w:tcBorders>
              <w:top w:val="single" w:color="auto" w:sz="4" w:space="0"/>
              <w:left w:val="nil"/>
              <w:bottom w:val="nil"/>
              <w:right w:val="nil"/>
            </w:tcBorders>
            <w:vAlign w:val="center"/>
          </w:tcPr>
          <w:p w14:paraId="17857FE9">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25.559</w:t>
            </w:r>
          </w:p>
        </w:tc>
        <w:tc>
          <w:tcPr>
            <w:tcW w:w="842" w:type="dxa"/>
            <w:tcBorders>
              <w:top w:val="single" w:color="auto" w:sz="4" w:space="0"/>
              <w:left w:val="nil"/>
              <w:bottom w:val="nil"/>
              <w:right w:val="nil"/>
            </w:tcBorders>
            <w:vAlign w:val="center"/>
          </w:tcPr>
          <w:p w14:paraId="7788C709">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51.284</w:t>
            </w:r>
          </w:p>
        </w:tc>
        <w:tc>
          <w:tcPr>
            <w:tcW w:w="959" w:type="dxa"/>
            <w:tcBorders>
              <w:top w:val="single" w:color="auto" w:sz="4" w:space="0"/>
              <w:left w:val="nil"/>
              <w:bottom w:val="nil"/>
              <w:right w:val="nil"/>
            </w:tcBorders>
            <w:vAlign w:val="center"/>
          </w:tcPr>
          <w:p w14:paraId="5548A9B7">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102.466</w:t>
            </w:r>
          </w:p>
        </w:tc>
      </w:tr>
      <w:tr w14:paraId="0C75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19" w:type="dxa"/>
            <w:tcBorders>
              <w:top w:val="nil"/>
              <w:left w:val="nil"/>
              <w:bottom w:val="nil"/>
              <w:right w:val="nil"/>
            </w:tcBorders>
            <w:vAlign w:val="center"/>
          </w:tcPr>
          <w:p w14:paraId="27D5D919">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2</w:t>
            </w:r>
          </w:p>
        </w:tc>
        <w:tc>
          <w:tcPr>
            <w:tcW w:w="789" w:type="dxa"/>
            <w:tcBorders>
              <w:top w:val="nil"/>
              <w:left w:val="nil"/>
              <w:bottom w:val="nil"/>
              <w:right w:val="nil"/>
            </w:tcBorders>
            <w:vAlign w:val="center"/>
          </w:tcPr>
          <w:p w14:paraId="51F6520C">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0.898</w:t>
            </w:r>
          </w:p>
        </w:tc>
        <w:tc>
          <w:tcPr>
            <w:tcW w:w="789" w:type="dxa"/>
            <w:tcBorders>
              <w:top w:val="nil"/>
              <w:left w:val="nil"/>
              <w:bottom w:val="nil"/>
              <w:right w:val="nil"/>
            </w:tcBorders>
            <w:vAlign w:val="center"/>
          </w:tcPr>
          <w:p w14:paraId="71B67883">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1.798</w:t>
            </w:r>
          </w:p>
        </w:tc>
        <w:tc>
          <w:tcPr>
            <w:tcW w:w="789" w:type="dxa"/>
            <w:tcBorders>
              <w:top w:val="nil"/>
              <w:left w:val="nil"/>
              <w:bottom w:val="nil"/>
              <w:right w:val="nil"/>
            </w:tcBorders>
            <w:vAlign w:val="center"/>
          </w:tcPr>
          <w:p w14:paraId="003A37D9">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3. 587</w:t>
            </w:r>
          </w:p>
        </w:tc>
        <w:tc>
          <w:tcPr>
            <w:tcW w:w="895" w:type="dxa"/>
            <w:tcBorders>
              <w:top w:val="nil"/>
              <w:left w:val="nil"/>
              <w:bottom w:val="nil"/>
              <w:right w:val="nil"/>
            </w:tcBorders>
            <w:vAlign w:val="center"/>
          </w:tcPr>
          <w:p w14:paraId="547D35DB">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6. 934</w:t>
            </w:r>
          </w:p>
        </w:tc>
        <w:tc>
          <w:tcPr>
            <w:tcW w:w="895" w:type="dxa"/>
            <w:tcBorders>
              <w:top w:val="nil"/>
              <w:left w:val="nil"/>
              <w:bottom w:val="nil"/>
              <w:right w:val="nil"/>
            </w:tcBorders>
            <w:vAlign w:val="center"/>
          </w:tcPr>
          <w:p w14:paraId="6287EAF9">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13.428</w:t>
            </w:r>
          </w:p>
        </w:tc>
        <w:tc>
          <w:tcPr>
            <w:tcW w:w="842" w:type="dxa"/>
            <w:tcBorders>
              <w:top w:val="nil"/>
              <w:left w:val="nil"/>
              <w:bottom w:val="nil"/>
              <w:right w:val="nil"/>
            </w:tcBorders>
            <w:vAlign w:val="center"/>
          </w:tcPr>
          <w:p w14:paraId="134E4793">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28.779</w:t>
            </w:r>
          </w:p>
        </w:tc>
        <w:tc>
          <w:tcPr>
            <w:tcW w:w="842" w:type="dxa"/>
            <w:tcBorders>
              <w:top w:val="nil"/>
              <w:left w:val="nil"/>
              <w:bottom w:val="nil"/>
              <w:right w:val="nil"/>
            </w:tcBorders>
            <w:vAlign w:val="center"/>
          </w:tcPr>
          <w:p w14:paraId="3D1C8235">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57.568</w:t>
            </w:r>
          </w:p>
        </w:tc>
        <w:tc>
          <w:tcPr>
            <w:tcW w:w="959" w:type="dxa"/>
            <w:tcBorders>
              <w:top w:val="nil"/>
              <w:left w:val="nil"/>
              <w:bottom w:val="nil"/>
              <w:right w:val="nil"/>
            </w:tcBorders>
            <w:vAlign w:val="center"/>
          </w:tcPr>
          <w:p w14:paraId="09BC00C0">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114.911</w:t>
            </w:r>
          </w:p>
        </w:tc>
      </w:tr>
      <w:tr w14:paraId="03D57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19" w:type="dxa"/>
            <w:tcBorders>
              <w:top w:val="nil"/>
              <w:left w:val="nil"/>
              <w:bottom w:val="nil"/>
              <w:right w:val="nil"/>
            </w:tcBorders>
            <w:vAlign w:val="center"/>
          </w:tcPr>
          <w:p w14:paraId="132B4710">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3</w:t>
            </w:r>
          </w:p>
        </w:tc>
        <w:tc>
          <w:tcPr>
            <w:tcW w:w="789" w:type="dxa"/>
            <w:tcBorders>
              <w:top w:val="nil"/>
              <w:left w:val="nil"/>
              <w:bottom w:val="nil"/>
              <w:right w:val="nil"/>
            </w:tcBorders>
            <w:vAlign w:val="center"/>
          </w:tcPr>
          <w:p w14:paraId="7E51E94E">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1.008</w:t>
            </w:r>
          </w:p>
        </w:tc>
        <w:tc>
          <w:tcPr>
            <w:tcW w:w="789" w:type="dxa"/>
            <w:tcBorders>
              <w:top w:val="nil"/>
              <w:left w:val="nil"/>
              <w:bottom w:val="nil"/>
              <w:right w:val="nil"/>
            </w:tcBorders>
            <w:vAlign w:val="center"/>
          </w:tcPr>
          <w:p w14:paraId="277053E4">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2.015</w:t>
            </w:r>
          </w:p>
        </w:tc>
        <w:tc>
          <w:tcPr>
            <w:tcW w:w="789" w:type="dxa"/>
            <w:tcBorders>
              <w:top w:val="nil"/>
              <w:left w:val="nil"/>
              <w:bottom w:val="nil"/>
              <w:right w:val="nil"/>
            </w:tcBorders>
            <w:vAlign w:val="center"/>
          </w:tcPr>
          <w:p w14:paraId="1B4F23BA">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4.041</w:t>
            </w:r>
          </w:p>
        </w:tc>
        <w:tc>
          <w:tcPr>
            <w:tcW w:w="895" w:type="dxa"/>
            <w:tcBorders>
              <w:top w:val="nil"/>
              <w:left w:val="nil"/>
              <w:bottom w:val="nil"/>
              <w:right w:val="nil"/>
            </w:tcBorders>
            <w:vAlign w:val="center"/>
          </w:tcPr>
          <w:p w14:paraId="461A5E80">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8. 064</w:t>
            </w:r>
          </w:p>
        </w:tc>
        <w:tc>
          <w:tcPr>
            <w:tcW w:w="895" w:type="dxa"/>
            <w:tcBorders>
              <w:top w:val="nil"/>
              <w:left w:val="nil"/>
              <w:bottom w:val="nil"/>
              <w:right w:val="nil"/>
            </w:tcBorders>
            <w:vAlign w:val="center"/>
          </w:tcPr>
          <w:p w14:paraId="7CA83CB9">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16. 142</w:t>
            </w:r>
          </w:p>
        </w:tc>
        <w:tc>
          <w:tcPr>
            <w:tcW w:w="842" w:type="dxa"/>
            <w:tcBorders>
              <w:top w:val="nil"/>
              <w:left w:val="nil"/>
              <w:bottom w:val="nil"/>
              <w:right w:val="nil"/>
            </w:tcBorders>
            <w:vAlign w:val="center"/>
          </w:tcPr>
          <w:p w14:paraId="5D2E7872">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32.259</w:t>
            </w:r>
          </w:p>
        </w:tc>
        <w:tc>
          <w:tcPr>
            <w:tcW w:w="842" w:type="dxa"/>
            <w:tcBorders>
              <w:top w:val="nil"/>
              <w:left w:val="nil"/>
              <w:bottom w:val="nil"/>
              <w:right w:val="nil"/>
            </w:tcBorders>
            <w:vAlign w:val="center"/>
          </w:tcPr>
          <w:p w14:paraId="5ACF9557">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64.518</w:t>
            </w:r>
          </w:p>
        </w:tc>
        <w:tc>
          <w:tcPr>
            <w:tcW w:w="959" w:type="dxa"/>
            <w:tcBorders>
              <w:top w:val="nil"/>
              <w:left w:val="nil"/>
              <w:bottom w:val="nil"/>
              <w:right w:val="nil"/>
            </w:tcBorders>
            <w:vAlign w:val="center"/>
          </w:tcPr>
          <w:p w14:paraId="68A101F8">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128.996</w:t>
            </w:r>
          </w:p>
        </w:tc>
      </w:tr>
      <w:tr w14:paraId="198A7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19" w:type="dxa"/>
            <w:tcBorders>
              <w:top w:val="nil"/>
              <w:left w:val="nil"/>
              <w:bottom w:val="nil"/>
              <w:right w:val="nil"/>
            </w:tcBorders>
            <w:vAlign w:val="center"/>
          </w:tcPr>
          <w:p w14:paraId="30838DFE">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4</w:t>
            </w:r>
          </w:p>
        </w:tc>
        <w:tc>
          <w:tcPr>
            <w:tcW w:w="789" w:type="dxa"/>
            <w:tcBorders>
              <w:top w:val="nil"/>
              <w:left w:val="nil"/>
              <w:bottom w:val="nil"/>
              <w:right w:val="nil"/>
            </w:tcBorders>
            <w:vAlign w:val="center"/>
          </w:tcPr>
          <w:p w14:paraId="41EB0B23">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1. 132</w:t>
            </w:r>
          </w:p>
        </w:tc>
        <w:tc>
          <w:tcPr>
            <w:tcW w:w="789" w:type="dxa"/>
            <w:tcBorders>
              <w:top w:val="nil"/>
              <w:left w:val="nil"/>
              <w:bottom w:val="nil"/>
              <w:right w:val="nil"/>
            </w:tcBorders>
            <w:vAlign w:val="center"/>
          </w:tcPr>
          <w:p w14:paraId="71170A97">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2.319</w:t>
            </w:r>
          </w:p>
        </w:tc>
        <w:tc>
          <w:tcPr>
            <w:tcW w:w="789" w:type="dxa"/>
            <w:tcBorders>
              <w:top w:val="nil"/>
              <w:left w:val="nil"/>
              <w:bottom w:val="nil"/>
              <w:right w:val="nil"/>
            </w:tcBorders>
            <w:vAlign w:val="center"/>
          </w:tcPr>
          <w:p w14:paraId="1BFE2AA2">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4.519</w:t>
            </w:r>
          </w:p>
        </w:tc>
        <w:tc>
          <w:tcPr>
            <w:tcW w:w="895" w:type="dxa"/>
            <w:tcBorders>
              <w:top w:val="nil"/>
              <w:left w:val="nil"/>
              <w:bottom w:val="nil"/>
              <w:right w:val="nil"/>
            </w:tcBorders>
            <w:vAlign w:val="center"/>
          </w:tcPr>
          <w:p w14:paraId="00B6525C">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9.049</w:t>
            </w:r>
          </w:p>
        </w:tc>
        <w:tc>
          <w:tcPr>
            <w:tcW w:w="895" w:type="dxa"/>
            <w:tcBorders>
              <w:top w:val="nil"/>
              <w:left w:val="nil"/>
              <w:bottom w:val="nil"/>
              <w:right w:val="nil"/>
            </w:tcBorders>
            <w:vAlign w:val="center"/>
          </w:tcPr>
          <w:p w14:paraId="6D824E2A">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18. 099</w:t>
            </w:r>
          </w:p>
        </w:tc>
        <w:tc>
          <w:tcPr>
            <w:tcW w:w="842" w:type="dxa"/>
            <w:tcBorders>
              <w:top w:val="nil"/>
              <w:left w:val="nil"/>
              <w:bottom w:val="nil"/>
              <w:right w:val="nil"/>
            </w:tcBorders>
            <w:vAlign w:val="center"/>
          </w:tcPr>
          <w:p w14:paraId="3AFD8AAF">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36.199</w:t>
            </w:r>
          </w:p>
        </w:tc>
        <w:tc>
          <w:tcPr>
            <w:tcW w:w="842" w:type="dxa"/>
            <w:tcBorders>
              <w:top w:val="nil"/>
              <w:left w:val="nil"/>
              <w:bottom w:val="nil"/>
              <w:right w:val="nil"/>
            </w:tcBorders>
            <w:vAlign w:val="center"/>
          </w:tcPr>
          <w:p w14:paraId="2BBE3078">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72.731</w:t>
            </w:r>
          </w:p>
        </w:tc>
        <w:tc>
          <w:tcPr>
            <w:tcW w:w="959" w:type="dxa"/>
            <w:tcBorders>
              <w:top w:val="nil"/>
              <w:left w:val="nil"/>
              <w:bottom w:val="nil"/>
              <w:right w:val="nil"/>
            </w:tcBorders>
            <w:vAlign w:val="center"/>
          </w:tcPr>
          <w:p w14:paraId="3A563DB7">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144.951</w:t>
            </w:r>
          </w:p>
        </w:tc>
      </w:tr>
      <w:tr w14:paraId="377CF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19" w:type="dxa"/>
            <w:tcBorders>
              <w:top w:val="nil"/>
              <w:left w:val="nil"/>
              <w:bottom w:val="nil"/>
              <w:right w:val="nil"/>
            </w:tcBorders>
            <w:vAlign w:val="center"/>
          </w:tcPr>
          <w:p w14:paraId="6F506949">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5</w:t>
            </w:r>
          </w:p>
        </w:tc>
        <w:tc>
          <w:tcPr>
            <w:tcW w:w="789" w:type="dxa"/>
            <w:tcBorders>
              <w:top w:val="nil"/>
              <w:left w:val="nil"/>
              <w:bottom w:val="nil"/>
              <w:right w:val="nil"/>
            </w:tcBorders>
            <w:vAlign w:val="center"/>
          </w:tcPr>
          <w:p w14:paraId="7AE409E1">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1.270</w:t>
            </w:r>
          </w:p>
        </w:tc>
        <w:tc>
          <w:tcPr>
            <w:tcW w:w="789" w:type="dxa"/>
            <w:tcBorders>
              <w:top w:val="nil"/>
              <w:left w:val="nil"/>
              <w:bottom w:val="nil"/>
              <w:right w:val="nil"/>
            </w:tcBorders>
            <w:vAlign w:val="center"/>
          </w:tcPr>
          <w:p w14:paraId="195C0064">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2. 539</w:t>
            </w:r>
          </w:p>
        </w:tc>
        <w:tc>
          <w:tcPr>
            <w:tcW w:w="789" w:type="dxa"/>
            <w:tcBorders>
              <w:top w:val="nil"/>
              <w:left w:val="nil"/>
              <w:bottom w:val="nil"/>
              <w:right w:val="nil"/>
            </w:tcBorders>
            <w:vAlign w:val="center"/>
          </w:tcPr>
          <w:p w14:paraId="7987B558">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5. 095</w:t>
            </w:r>
          </w:p>
        </w:tc>
        <w:tc>
          <w:tcPr>
            <w:tcW w:w="895" w:type="dxa"/>
            <w:tcBorders>
              <w:top w:val="nil"/>
              <w:left w:val="nil"/>
              <w:bottom w:val="nil"/>
              <w:right w:val="nil"/>
            </w:tcBorders>
            <w:vAlign w:val="center"/>
          </w:tcPr>
          <w:p w14:paraId="6644F9F0">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10. 165</w:t>
            </w:r>
          </w:p>
        </w:tc>
        <w:tc>
          <w:tcPr>
            <w:tcW w:w="895" w:type="dxa"/>
            <w:tcBorders>
              <w:top w:val="nil"/>
              <w:left w:val="nil"/>
              <w:bottom w:val="nil"/>
              <w:right w:val="nil"/>
            </w:tcBorders>
            <w:vAlign w:val="center"/>
          </w:tcPr>
          <w:p w14:paraId="7F354786">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20.304</w:t>
            </w:r>
          </w:p>
        </w:tc>
        <w:tc>
          <w:tcPr>
            <w:tcW w:w="842" w:type="dxa"/>
            <w:tcBorders>
              <w:top w:val="nil"/>
              <w:left w:val="nil"/>
              <w:bottom w:val="nil"/>
              <w:right w:val="nil"/>
            </w:tcBorders>
            <w:vAlign w:val="center"/>
          </w:tcPr>
          <w:p w14:paraId="3A05C9A1">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40.611</w:t>
            </w:r>
          </w:p>
        </w:tc>
        <w:tc>
          <w:tcPr>
            <w:tcW w:w="842" w:type="dxa"/>
            <w:tcBorders>
              <w:top w:val="nil"/>
              <w:left w:val="nil"/>
              <w:bottom w:val="nil"/>
              <w:right w:val="nil"/>
            </w:tcBorders>
            <w:vAlign w:val="center"/>
          </w:tcPr>
          <w:p w14:paraId="0B14F956">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81.303</w:t>
            </w:r>
          </w:p>
        </w:tc>
        <w:tc>
          <w:tcPr>
            <w:tcW w:w="959" w:type="dxa"/>
            <w:tcBorders>
              <w:top w:val="nil"/>
              <w:left w:val="nil"/>
              <w:bottom w:val="nil"/>
              <w:right w:val="nil"/>
            </w:tcBorders>
            <w:vAlign w:val="center"/>
          </w:tcPr>
          <w:p w14:paraId="3EAE1589">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162.541</w:t>
            </w:r>
          </w:p>
        </w:tc>
      </w:tr>
      <w:tr w14:paraId="5FD8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19" w:type="dxa"/>
            <w:tcBorders>
              <w:top w:val="nil"/>
              <w:left w:val="nil"/>
              <w:bottom w:val="single" w:color="auto" w:sz="12" w:space="0"/>
              <w:right w:val="nil"/>
            </w:tcBorders>
            <w:vAlign w:val="center"/>
          </w:tcPr>
          <w:p w14:paraId="4F72C805">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6</w:t>
            </w:r>
          </w:p>
        </w:tc>
        <w:tc>
          <w:tcPr>
            <w:tcW w:w="789" w:type="dxa"/>
            <w:tcBorders>
              <w:top w:val="nil"/>
              <w:left w:val="nil"/>
              <w:bottom w:val="single" w:color="auto" w:sz="12" w:space="0"/>
              <w:right w:val="nil"/>
            </w:tcBorders>
            <w:vAlign w:val="center"/>
          </w:tcPr>
          <w:p w14:paraId="017040C3">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1.426</w:t>
            </w:r>
          </w:p>
        </w:tc>
        <w:tc>
          <w:tcPr>
            <w:tcW w:w="789" w:type="dxa"/>
            <w:tcBorders>
              <w:top w:val="nil"/>
              <w:left w:val="nil"/>
              <w:bottom w:val="single" w:color="auto" w:sz="12" w:space="0"/>
              <w:right w:val="nil"/>
            </w:tcBorders>
            <w:vAlign w:val="center"/>
          </w:tcPr>
          <w:p w14:paraId="4A711D41">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2. 847</w:t>
            </w:r>
          </w:p>
        </w:tc>
        <w:tc>
          <w:tcPr>
            <w:tcW w:w="789" w:type="dxa"/>
            <w:tcBorders>
              <w:top w:val="nil"/>
              <w:left w:val="nil"/>
              <w:bottom w:val="single" w:color="auto" w:sz="12" w:space="0"/>
              <w:right w:val="nil"/>
            </w:tcBorders>
            <w:vAlign w:val="center"/>
          </w:tcPr>
          <w:p w14:paraId="707C2B17">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5. 714</w:t>
            </w:r>
          </w:p>
        </w:tc>
        <w:tc>
          <w:tcPr>
            <w:tcW w:w="895" w:type="dxa"/>
            <w:tcBorders>
              <w:top w:val="nil"/>
              <w:left w:val="nil"/>
              <w:bottom w:val="single" w:color="auto" w:sz="12" w:space="0"/>
              <w:right w:val="nil"/>
            </w:tcBorders>
            <w:vAlign w:val="center"/>
          </w:tcPr>
          <w:p w14:paraId="668E0CE9">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11. 396</w:t>
            </w:r>
          </w:p>
        </w:tc>
        <w:tc>
          <w:tcPr>
            <w:tcW w:w="895" w:type="dxa"/>
            <w:tcBorders>
              <w:top w:val="nil"/>
              <w:left w:val="nil"/>
              <w:bottom w:val="single" w:color="auto" w:sz="12" w:space="0"/>
              <w:right w:val="nil"/>
            </w:tcBorders>
            <w:vAlign w:val="center"/>
          </w:tcPr>
          <w:p w14:paraId="729234B6">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22. 792</w:t>
            </w:r>
          </w:p>
        </w:tc>
        <w:tc>
          <w:tcPr>
            <w:tcW w:w="842" w:type="dxa"/>
            <w:tcBorders>
              <w:top w:val="nil"/>
              <w:left w:val="nil"/>
              <w:bottom w:val="single" w:color="auto" w:sz="12" w:space="0"/>
              <w:right w:val="nil"/>
            </w:tcBorders>
            <w:vAlign w:val="center"/>
          </w:tcPr>
          <w:p w14:paraId="6DFD23CC">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45.714</w:t>
            </w:r>
          </w:p>
        </w:tc>
        <w:tc>
          <w:tcPr>
            <w:tcW w:w="842" w:type="dxa"/>
            <w:tcBorders>
              <w:top w:val="nil"/>
              <w:left w:val="nil"/>
              <w:bottom w:val="single" w:color="auto" w:sz="12" w:space="0"/>
              <w:right w:val="nil"/>
            </w:tcBorders>
            <w:vAlign w:val="center"/>
          </w:tcPr>
          <w:p w14:paraId="235348B7">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91.227</w:t>
            </w:r>
          </w:p>
        </w:tc>
        <w:tc>
          <w:tcPr>
            <w:tcW w:w="959" w:type="dxa"/>
            <w:tcBorders>
              <w:top w:val="nil"/>
              <w:left w:val="nil"/>
              <w:bottom w:val="single" w:color="auto" w:sz="12" w:space="0"/>
              <w:right w:val="nil"/>
            </w:tcBorders>
            <w:vAlign w:val="center"/>
          </w:tcPr>
          <w:p w14:paraId="4D1954D8">
            <w:pPr>
              <w:adjustRightInd w:val="0"/>
              <w:snapToGrid w:val="0"/>
              <w:spacing w:line="240" w:lineRule="auto"/>
              <w:ind w:left="0" w:leftChars="0" w:right="0" w:rightChars="0" w:firstLine="0" w:firstLineChars="0"/>
              <w:jc w:val="center"/>
              <w:rPr>
                <w:rStyle w:val="16"/>
                <w:rFonts w:ascii="Times New Roman" w:eastAsia="Segoe UI" w:cs="Times New Roman"/>
                <w:b w:val="0"/>
                <w:color w:val="0F1115"/>
                <w:sz w:val="18"/>
                <w:szCs w:val="18"/>
                <w:shd w:val="clear" w:color="auto" w:fill="FFFFFF"/>
              </w:rPr>
            </w:pPr>
            <w:r>
              <w:rPr>
                <w:rStyle w:val="16"/>
                <w:rFonts w:hint="eastAsia" w:ascii="Times New Roman" w:eastAsia="Segoe UI" w:cs="Times New Roman"/>
                <w:b w:val="0"/>
                <w:color w:val="0F1115"/>
                <w:sz w:val="18"/>
                <w:szCs w:val="18"/>
                <w:shd w:val="clear" w:color="auto" w:fill="FFFFFF"/>
              </w:rPr>
              <w:t>182.627</w:t>
            </w:r>
          </w:p>
        </w:tc>
      </w:tr>
    </w:tbl>
    <w:p w14:paraId="18E8126F">
      <w:pPr>
        <w:adjustRightInd w:val="0"/>
        <w:spacing w:line="360" w:lineRule="auto"/>
        <w:ind w:firstLine="420" w:firstLineChars="200"/>
        <w:jc w:val="left"/>
        <w:rPr>
          <w:rFonts w:cs="Times New Roman"/>
        </w:rPr>
      </w:pPr>
      <w:r>
        <w:rPr>
          <w:rFonts w:hint="eastAsia"/>
        </w:rPr>
        <w:t>本研究采用的</w:t>
      </w:r>
      <w:r>
        <w:rPr>
          <w:rFonts w:hint="eastAsia" w:cs="Times New Roman"/>
        </w:rPr>
        <w:t>测试装置如图5所示。所采用的积分球光源、平行光管、被测光电跟系统相机等参数如表2所示。</w:t>
      </w:r>
    </w:p>
    <w:p w14:paraId="231C5430">
      <w:pPr>
        <w:ind w:firstLine="0" w:firstLineChars="0"/>
        <w:jc w:val="center"/>
        <w:rPr>
          <w:rFonts w:cs="Times New Roman"/>
        </w:rPr>
      </w:pPr>
      <w:r>
        <w:drawing>
          <wp:inline distT="0" distB="0" distL="114300" distR="114300">
            <wp:extent cx="3650615" cy="1712595"/>
            <wp:effectExtent l="0" t="0" r="6985" b="9525"/>
            <wp:docPr id="2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1"/>
                    <pic:cNvPicPr>
                      <a:picLocks noChangeAspect="1"/>
                    </pic:cNvPicPr>
                  </pic:nvPicPr>
                  <pic:blipFill>
                    <a:blip r:embed="rId50"/>
                    <a:stretch>
                      <a:fillRect/>
                    </a:stretch>
                  </pic:blipFill>
                  <pic:spPr>
                    <a:xfrm>
                      <a:off x="0" y="0"/>
                      <a:ext cx="3650615" cy="1712595"/>
                    </a:xfrm>
                    <a:prstGeom prst="rect">
                      <a:avLst/>
                    </a:prstGeom>
                    <a:noFill/>
                    <a:ln>
                      <a:noFill/>
                    </a:ln>
                  </pic:spPr>
                </pic:pic>
              </a:graphicData>
            </a:graphic>
          </wp:inline>
        </w:drawing>
      </w:r>
    </w:p>
    <w:p w14:paraId="10D672BB">
      <w:pPr>
        <w:spacing w:line="240" w:lineRule="exact"/>
        <w:jc w:val="center"/>
        <w:rPr>
          <w:rFonts w:hint="eastAsia" w:ascii="宋体" w:hAnsi="宋体" w:cs="宋体"/>
          <w:sz w:val="18"/>
          <w:szCs w:val="18"/>
        </w:rPr>
      </w:pPr>
      <w:r>
        <w:rPr>
          <w:rFonts w:hint="eastAsia" w:ascii="宋体" w:hAnsi="宋体" w:cs="宋体"/>
          <w:sz w:val="18"/>
          <w:szCs w:val="18"/>
        </w:rPr>
        <w:t>图</w:t>
      </w:r>
      <w:r>
        <w:rPr>
          <w:rFonts w:hint="eastAsia" w:cs="Times New Roman"/>
          <w:sz w:val="18"/>
          <w:szCs w:val="18"/>
        </w:rPr>
        <w:t>5</w:t>
      </w:r>
      <w:r>
        <w:rPr>
          <w:rFonts w:hint="eastAsia" w:ascii="宋体" w:hAnsi="宋体" w:cs="宋体"/>
          <w:sz w:val="18"/>
          <w:szCs w:val="18"/>
        </w:rPr>
        <w:t xml:space="preserve"> </w:t>
      </w:r>
      <w:r>
        <w:rPr>
          <w:rFonts w:cs="Times New Roman"/>
          <w:sz w:val="18"/>
          <w:szCs w:val="18"/>
        </w:rPr>
        <w:t>MRC</w:t>
      </w:r>
      <w:r>
        <w:rPr>
          <w:rFonts w:hint="eastAsia" w:ascii="宋体" w:hAnsi="宋体" w:cs="宋体"/>
          <w:sz w:val="18"/>
          <w:szCs w:val="18"/>
        </w:rPr>
        <w:t>测试系统</w:t>
      </w:r>
    </w:p>
    <w:p w14:paraId="0DFC39BE">
      <w:pPr>
        <w:spacing w:line="240" w:lineRule="exact"/>
        <w:jc w:val="center"/>
        <w:rPr>
          <w:rFonts w:eastAsia="Segoe UI" w:cs="Times New Roman"/>
          <w:sz w:val="18"/>
          <w:szCs w:val="18"/>
          <w:shd w:val="clear" w:color="auto" w:fill="FFFFFF"/>
        </w:rPr>
      </w:pPr>
      <w:r>
        <w:rPr>
          <w:rFonts w:cs="Times New Roman"/>
          <w:sz w:val="18"/>
          <w:szCs w:val="18"/>
        </w:rPr>
        <w:t>Fig.</w:t>
      </w:r>
      <w:r>
        <w:rPr>
          <w:rFonts w:hint="eastAsia" w:cs="Times New Roman"/>
          <w:sz w:val="18"/>
          <w:szCs w:val="18"/>
        </w:rPr>
        <w:t>5</w:t>
      </w:r>
      <w:r>
        <w:rPr>
          <w:rFonts w:cs="Times New Roman"/>
          <w:sz w:val="18"/>
          <w:szCs w:val="18"/>
        </w:rPr>
        <w:t xml:space="preserve"> </w:t>
      </w:r>
      <w:r>
        <w:rPr>
          <w:rFonts w:eastAsia="Segoe UI" w:cs="Times New Roman"/>
          <w:sz w:val="18"/>
          <w:szCs w:val="18"/>
          <w:shd w:val="clear" w:color="auto" w:fill="FFFFFF"/>
        </w:rPr>
        <w:t>MRC</w:t>
      </w:r>
      <w:r>
        <w:rPr>
          <w:rFonts w:hint="eastAsia" w:cs="Times New Roman"/>
          <w:sz w:val="18"/>
          <w:szCs w:val="18"/>
          <w:shd w:val="clear" w:color="auto" w:fill="FFFFFF"/>
        </w:rPr>
        <w:t xml:space="preserve"> t</w:t>
      </w:r>
      <w:r>
        <w:rPr>
          <w:rFonts w:eastAsia="Segoe UI" w:cs="Times New Roman"/>
          <w:sz w:val="18"/>
          <w:szCs w:val="18"/>
          <w:shd w:val="clear" w:color="auto" w:fill="FFFFFF"/>
        </w:rPr>
        <w:t xml:space="preserve">est </w:t>
      </w:r>
      <w:r>
        <w:rPr>
          <w:rFonts w:hint="eastAsia" w:cs="Times New Roman"/>
          <w:sz w:val="18"/>
          <w:szCs w:val="18"/>
          <w:shd w:val="clear" w:color="auto" w:fill="FFFFFF"/>
        </w:rPr>
        <w:t>s</w:t>
      </w:r>
      <w:r>
        <w:rPr>
          <w:rFonts w:eastAsia="Segoe UI" w:cs="Times New Roman"/>
          <w:sz w:val="18"/>
          <w:szCs w:val="18"/>
          <w:shd w:val="clear" w:color="auto" w:fill="FFFFFF"/>
        </w:rPr>
        <w:t>ystem</w:t>
      </w:r>
      <w:r>
        <w:commentReference w:id="1"/>
      </w:r>
    </w:p>
    <w:p w14:paraId="750F69A3">
      <w:pPr>
        <w:widowControl/>
        <w:spacing w:line="240" w:lineRule="exact"/>
        <w:jc w:val="center"/>
        <w:rPr>
          <w:rFonts w:cs="Times New Roman"/>
          <w:sz w:val="18"/>
          <w:szCs w:val="18"/>
        </w:rPr>
      </w:pPr>
    </w:p>
    <w:p w14:paraId="4D3F22BB">
      <w:pPr>
        <w:widowControl/>
        <w:spacing w:line="240" w:lineRule="exact"/>
        <w:jc w:val="center"/>
        <w:rPr>
          <w:rFonts w:cs="Times New Roman"/>
          <w:sz w:val="18"/>
          <w:szCs w:val="18"/>
        </w:rPr>
      </w:pPr>
      <w:r>
        <w:rPr>
          <w:rFonts w:hint="eastAsia" w:cs="Times New Roman"/>
          <w:sz w:val="18"/>
          <w:szCs w:val="18"/>
        </w:rPr>
        <w:t>表2 MRC测试系统主要参数指标</w:t>
      </w:r>
    </w:p>
    <w:p w14:paraId="0A245114">
      <w:pPr>
        <w:adjustRightInd w:val="0"/>
        <w:spacing w:line="360" w:lineRule="auto"/>
        <w:ind w:firstLine="360" w:firstLineChars="200"/>
        <w:jc w:val="center"/>
        <w:rPr>
          <w:rFonts w:eastAsia="Segoe UI" w:cs="Times New Roman"/>
          <w:sz w:val="18"/>
          <w:szCs w:val="18"/>
          <w:shd w:val="clear" w:color="auto" w:fill="FFFFFF"/>
        </w:rPr>
      </w:pPr>
      <w:r>
        <w:rPr>
          <w:rFonts w:cs="Times New Roman"/>
          <w:sz w:val="18"/>
          <w:szCs w:val="18"/>
        </w:rPr>
        <w:t>Table</w:t>
      </w:r>
      <w:r>
        <w:rPr>
          <w:rFonts w:hint="eastAsia" w:cs="Times New Roman"/>
          <w:sz w:val="18"/>
          <w:szCs w:val="18"/>
        </w:rPr>
        <w:t xml:space="preserve"> 2</w:t>
      </w:r>
      <w:r>
        <w:rPr>
          <w:rFonts w:cs="Times New Roman"/>
          <w:sz w:val="18"/>
          <w:szCs w:val="18"/>
        </w:rPr>
        <w:t xml:space="preserve"> </w:t>
      </w:r>
      <w:r>
        <w:rPr>
          <w:rStyle w:val="16"/>
          <w:rFonts w:eastAsia="Segoe UI" w:cs="Times New Roman"/>
          <w:b w:val="0"/>
          <w:color w:val="0F1115"/>
          <w:sz w:val="18"/>
          <w:szCs w:val="18"/>
          <w:shd w:val="clear" w:color="auto" w:fill="FFFFFF"/>
        </w:rPr>
        <w:t>Key Parameters and Specifications of the MRC Test System</w:t>
      </w:r>
    </w:p>
    <w:tbl>
      <w:tblPr>
        <w:tblStyle w:val="13"/>
        <w:tblW w:w="8458" w:type="dxa"/>
        <w:jc w:val="center"/>
        <w:tblLayout w:type="autofit"/>
        <w:tblCellMar>
          <w:top w:w="0" w:type="dxa"/>
          <w:left w:w="108" w:type="dxa"/>
          <w:bottom w:w="0" w:type="dxa"/>
          <w:right w:w="108" w:type="dxa"/>
        </w:tblCellMar>
        <w:tblPrChange w:id="24" w:author="李宪圣" w:date="2026-01-28T08:57:50Z">
          <w:tblPr>
            <w:tblStyle w:val="13"/>
            <w:tblW w:w="8519" w:type="dxa"/>
            <w:jc w:val="center"/>
            <w:tblLayout w:type="autofit"/>
            <w:tblCellMar>
              <w:top w:w="0" w:type="dxa"/>
              <w:left w:w="108" w:type="dxa"/>
              <w:bottom w:w="0" w:type="dxa"/>
              <w:right w:w="108" w:type="dxa"/>
            </w:tblCellMar>
          </w:tblPr>
        </w:tblPrChange>
      </w:tblPr>
      <w:tblGrid>
        <w:gridCol w:w="2980"/>
        <w:gridCol w:w="2727"/>
        <w:gridCol w:w="2751"/>
        <w:tblGridChange w:id="25">
          <w:tblGrid>
            <w:gridCol w:w="3157"/>
            <w:gridCol w:w="23"/>
            <w:gridCol w:w="2846"/>
            <w:gridCol w:w="44"/>
            <w:gridCol w:w="2388"/>
            <w:gridCol w:w="61"/>
          </w:tblGrid>
        </w:tblGridChange>
      </w:tblGrid>
      <w:tr w14:paraId="344BC72E">
        <w:tblPrEx>
          <w:tblCellMar>
            <w:top w:w="0" w:type="dxa"/>
            <w:left w:w="108" w:type="dxa"/>
            <w:bottom w:w="0" w:type="dxa"/>
            <w:right w:w="108" w:type="dxa"/>
          </w:tblCellMar>
          <w:tblPrExChange w:id="26" w:author="李宪圣" w:date="2026-01-28T08:57:50Z">
            <w:tblPrEx>
              <w:tblCellMar>
                <w:top w:w="0" w:type="dxa"/>
                <w:left w:w="108" w:type="dxa"/>
                <w:bottom w:w="0" w:type="dxa"/>
                <w:right w:w="108" w:type="dxa"/>
              </w:tblCellMar>
            </w:tblPrEx>
          </w:tblPrExChange>
        </w:tblPrEx>
        <w:trPr>
          <w:trHeight w:val="242" w:hRule="atLeast"/>
          <w:tblHeader/>
          <w:jc w:val="center"/>
          <w:trPrChange w:id="26" w:author="李宪圣" w:date="2026-01-28T08:57:50Z">
            <w:trPr>
              <w:trHeight w:val="0" w:hRule="atLeast"/>
              <w:tblHeader/>
              <w:jc w:val="center"/>
            </w:trPr>
          </w:trPrChange>
        </w:trPr>
        <w:tc>
          <w:tcPr>
            <w:tcW w:w="2980" w:type="dxa"/>
            <w:vMerge w:val="restart"/>
            <w:tcBorders>
              <w:top w:val="single" w:color="auto" w:sz="12" w:space="0"/>
              <w:left w:val="nil"/>
              <w:bottom w:val="nil"/>
              <w:right w:val="nil"/>
            </w:tcBorders>
            <w:vAlign w:val="center"/>
            <w:tcPrChange w:id="27" w:author="李宪圣" w:date="2026-01-28T08:57:50Z">
              <w:tcPr>
                <w:tcW w:w="3180" w:type="dxa"/>
                <w:gridSpan w:val="2"/>
                <w:vMerge w:val="restart"/>
                <w:tcBorders>
                  <w:top w:val="single" w:color="auto" w:sz="12" w:space="0"/>
                  <w:left w:val="nil"/>
                  <w:bottom w:val="nil"/>
                  <w:right w:val="nil"/>
                </w:tcBorders>
                <w:vAlign w:val="center"/>
              </w:tcPr>
            </w:tcPrChange>
          </w:tcPr>
          <w:p w14:paraId="2E472A62">
            <w:pPr>
              <w:snapToGrid w:val="0"/>
              <w:jc w:val="center"/>
              <w:rPr>
                <w:sz w:val="18"/>
                <w:szCs w:val="18"/>
              </w:rPr>
            </w:pPr>
            <w:r>
              <w:rPr>
                <w:rFonts w:hint="eastAsia" w:cs="Times New Roman"/>
                <w:sz w:val="18"/>
                <w:szCs w:val="18"/>
              </w:rPr>
              <w:t>I</w:t>
            </w:r>
            <w:r>
              <w:rPr>
                <w:rFonts w:cs="Times New Roman"/>
                <w:sz w:val="18"/>
                <w:szCs w:val="18"/>
              </w:rPr>
              <w:t>ntegrating sphere source</w:t>
            </w:r>
          </w:p>
        </w:tc>
        <w:tc>
          <w:tcPr>
            <w:tcW w:w="2727" w:type="dxa"/>
            <w:tcBorders>
              <w:top w:val="single" w:color="auto" w:sz="12" w:space="0"/>
              <w:left w:val="nil"/>
              <w:bottom w:val="nil"/>
              <w:right w:val="nil"/>
            </w:tcBorders>
            <w:vAlign w:val="center"/>
            <w:tcPrChange w:id="28" w:author="李宪圣" w:date="2026-01-28T08:57:50Z">
              <w:tcPr>
                <w:tcW w:w="2890" w:type="dxa"/>
                <w:gridSpan w:val="2"/>
                <w:tcBorders>
                  <w:top w:val="single" w:color="auto" w:sz="12" w:space="0"/>
                  <w:left w:val="nil"/>
                  <w:bottom w:val="nil"/>
                  <w:right w:val="nil"/>
                </w:tcBorders>
                <w:vAlign w:val="center"/>
              </w:tcPr>
            </w:tcPrChange>
          </w:tcPr>
          <w:p w14:paraId="7B31BB54">
            <w:pPr>
              <w:adjustRightInd w:val="0"/>
              <w:snapToGrid w:val="0"/>
              <w:spacing w:line="360" w:lineRule="auto"/>
              <w:jc w:val="center"/>
              <w:rPr>
                <w:rFonts w:cs="Times New Roman"/>
                <w:sz w:val="18"/>
                <w:szCs w:val="18"/>
              </w:rPr>
            </w:pPr>
            <w:r>
              <w:rPr>
                <w:rStyle w:val="16"/>
                <w:rFonts w:eastAsia="Segoe UI" w:cs="Times New Roman"/>
                <w:b w:val="0"/>
                <w:color w:val="0F1115"/>
                <w:sz w:val="18"/>
                <w:szCs w:val="18"/>
                <w:shd w:val="clear" w:color="auto" w:fill="FFFFFF"/>
              </w:rPr>
              <w:t xml:space="preserve">Sphere </w:t>
            </w:r>
            <w:r>
              <w:rPr>
                <w:rStyle w:val="16"/>
                <w:rFonts w:hint="eastAsia" w:cs="Times New Roman"/>
                <w:b w:val="0"/>
                <w:color w:val="0F1115"/>
                <w:sz w:val="18"/>
                <w:szCs w:val="18"/>
                <w:shd w:val="clear" w:color="auto" w:fill="FFFFFF"/>
              </w:rPr>
              <w:t>d</w:t>
            </w:r>
            <w:r>
              <w:rPr>
                <w:rStyle w:val="16"/>
                <w:rFonts w:eastAsia="Segoe UI" w:cs="Times New Roman"/>
                <w:b w:val="0"/>
                <w:color w:val="0F1115"/>
                <w:sz w:val="18"/>
                <w:szCs w:val="18"/>
                <w:shd w:val="clear" w:color="auto" w:fill="FFFFFF"/>
              </w:rPr>
              <w:t>iameter</w:t>
            </w:r>
          </w:p>
        </w:tc>
        <w:tc>
          <w:tcPr>
            <w:tcW w:w="2751" w:type="dxa"/>
            <w:tcBorders>
              <w:top w:val="single" w:color="auto" w:sz="12" w:space="0"/>
              <w:left w:val="nil"/>
              <w:bottom w:val="nil"/>
              <w:right w:val="nil"/>
            </w:tcBorders>
            <w:vAlign w:val="center"/>
            <w:tcPrChange w:id="29" w:author="李宪圣" w:date="2026-01-28T08:57:50Z">
              <w:tcPr>
                <w:tcW w:w="2449" w:type="dxa"/>
                <w:gridSpan w:val="2"/>
                <w:tcBorders>
                  <w:top w:val="single" w:color="auto" w:sz="12" w:space="0"/>
                  <w:left w:val="nil"/>
                  <w:bottom w:val="nil"/>
                  <w:right w:val="nil"/>
                </w:tcBorders>
                <w:vAlign w:val="center"/>
              </w:tcPr>
            </w:tcPrChange>
          </w:tcPr>
          <w:p w14:paraId="3DEC7B87">
            <w:pPr>
              <w:adjustRightInd w:val="0"/>
              <w:snapToGrid w:val="0"/>
              <w:spacing w:line="360" w:lineRule="auto"/>
              <w:jc w:val="center"/>
              <w:rPr>
                <w:rFonts w:cs="Times New Roman"/>
                <w:sz w:val="18"/>
                <w:szCs w:val="18"/>
              </w:rPr>
            </w:pPr>
            <w:r>
              <w:rPr>
                <w:rFonts w:hint="eastAsia" w:cs="Times New Roman"/>
                <w:sz w:val="18"/>
                <w:szCs w:val="18"/>
              </w:rPr>
              <w:t>150mm</w:t>
            </w:r>
          </w:p>
        </w:tc>
      </w:tr>
      <w:tr w14:paraId="0EE42C72">
        <w:tblPrEx>
          <w:tblCellMar>
            <w:top w:w="0" w:type="dxa"/>
            <w:left w:w="108" w:type="dxa"/>
            <w:bottom w:w="0" w:type="dxa"/>
            <w:right w:w="108" w:type="dxa"/>
          </w:tblCellMar>
          <w:tblPrExChange w:id="30" w:author="李宪圣" w:date="2026-01-28T08:57:50Z">
            <w:tblPrEx>
              <w:tblCellMar>
                <w:top w:w="0" w:type="dxa"/>
                <w:left w:w="108" w:type="dxa"/>
                <w:bottom w:w="0" w:type="dxa"/>
                <w:right w:w="108" w:type="dxa"/>
              </w:tblCellMar>
            </w:tblPrEx>
          </w:tblPrExChange>
        </w:tblPrEx>
        <w:trPr>
          <w:trHeight w:val="221" w:hRule="atLeast"/>
          <w:tblHeader/>
          <w:jc w:val="center"/>
          <w:trPrChange w:id="30" w:author="李宪圣" w:date="2026-01-28T08:57:50Z">
            <w:trPr>
              <w:trHeight w:val="0" w:hRule="atLeast"/>
              <w:tblHeader/>
              <w:jc w:val="center"/>
            </w:trPr>
          </w:trPrChange>
        </w:trPr>
        <w:tc>
          <w:tcPr>
            <w:tcW w:w="2980" w:type="dxa"/>
            <w:vMerge w:val="continue"/>
            <w:tcBorders>
              <w:top w:val="nil"/>
              <w:left w:val="nil"/>
              <w:bottom w:val="nil"/>
              <w:right w:val="nil"/>
            </w:tcBorders>
            <w:vAlign w:val="center"/>
            <w:tcPrChange w:id="31" w:author="李宪圣" w:date="2026-01-28T08:57:50Z">
              <w:tcPr>
                <w:tcW w:w="3180" w:type="dxa"/>
                <w:gridSpan w:val="2"/>
                <w:vMerge w:val="continue"/>
                <w:tcBorders>
                  <w:top w:val="nil"/>
                  <w:left w:val="nil"/>
                  <w:bottom w:val="nil"/>
                  <w:right w:val="nil"/>
                </w:tcBorders>
                <w:vAlign w:val="center"/>
              </w:tcPr>
            </w:tcPrChange>
          </w:tcPr>
          <w:p w14:paraId="5A250115">
            <w:pPr>
              <w:adjustRightInd w:val="0"/>
              <w:snapToGrid w:val="0"/>
              <w:spacing w:line="360" w:lineRule="auto"/>
              <w:jc w:val="center"/>
              <w:rPr>
                <w:rFonts w:cs="Times New Roman"/>
                <w:sz w:val="18"/>
                <w:szCs w:val="18"/>
              </w:rPr>
            </w:pPr>
          </w:p>
        </w:tc>
        <w:tc>
          <w:tcPr>
            <w:tcW w:w="2727" w:type="dxa"/>
            <w:tcBorders>
              <w:top w:val="nil"/>
              <w:left w:val="nil"/>
              <w:bottom w:val="nil"/>
              <w:right w:val="nil"/>
            </w:tcBorders>
            <w:vAlign w:val="center"/>
            <w:tcPrChange w:id="32" w:author="李宪圣" w:date="2026-01-28T08:57:50Z">
              <w:tcPr>
                <w:tcW w:w="2890" w:type="dxa"/>
                <w:gridSpan w:val="2"/>
                <w:tcBorders>
                  <w:top w:val="nil"/>
                  <w:left w:val="nil"/>
                  <w:bottom w:val="nil"/>
                  <w:right w:val="nil"/>
                </w:tcBorders>
                <w:vAlign w:val="center"/>
              </w:tcPr>
            </w:tcPrChange>
          </w:tcPr>
          <w:p w14:paraId="58A76682">
            <w:pPr>
              <w:adjustRightInd w:val="0"/>
              <w:snapToGrid w:val="0"/>
              <w:spacing w:line="360" w:lineRule="auto"/>
              <w:jc w:val="center"/>
              <w:rPr>
                <w:rFonts w:cs="Times New Roman"/>
                <w:sz w:val="18"/>
                <w:szCs w:val="18"/>
              </w:rPr>
            </w:pPr>
            <w:r>
              <w:rPr>
                <w:rStyle w:val="16"/>
                <w:rFonts w:eastAsia="Segoe UI" w:cs="Times New Roman"/>
                <w:b w:val="0"/>
                <w:color w:val="0F1115"/>
                <w:sz w:val="18"/>
                <w:szCs w:val="18"/>
                <w:shd w:val="clear" w:color="auto" w:fill="FFFFFF"/>
              </w:rPr>
              <w:t xml:space="preserve">Exit </w:t>
            </w:r>
            <w:r>
              <w:rPr>
                <w:rStyle w:val="16"/>
                <w:rFonts w:hint="eastAsia" w:cs="Times New Roman"/>
                <w:b w:val="0"/>
                <w:color w:val="0F1115"/>
                <w:sz w:val="18"/>
                <w:szCs w:val="18"/>
                <w:shd w:val="clear" w:color="auto" w:fill="FFFFFF"/>
              </w:rPr>
              <w:t>p</w:t>
            </w:r>
            <w:r>
              <w:rPr>
                <w:rStyle w:val="16"/>
                <w:rFonts w:eastAsia="Segoe UI" w:cs="Times New Roman"/>
                <w:b w:val="0"/>
                <w:color w:val="0F1115"/>
                <w:sz w:val="18"/>
                <w:szCs w:val="18"/>
                <w:shd w:val="clear" w:color="auto" w:fill="FFFFFF"/>
              </w:rPr>
              <w:t xml:space="preserve">ort </w:t>
            </w:r>
            <w:r>
              <w:rPr>
                <w:rStyle w:val="16"/>
                <w:rFonts w:hint="eastAsia" w:cs="Times New Roman"/>
                <w:b w:val="0"/>
                <w:color w:val="0F1115"/>
                <w:sz w:val="18"/>
                <w:szCs w:val="18"/>
                <w:shd w:val="clear" w:color="auto" w:fill="FFFFFF"/>
              </w:rPr>
              <w:t>d</w:t>
            </w:r>
            <w:r>
              <w:rPr>
                <w:rStyle w:val="16"/>
                <w:rFonts w:eastAsia="Segoe UI" w:cs="Times New Roman"/>
                <w:b w:val="0"/>
                <w:color w:val="0F1115"/>
                <w:sz w:val="18"/>
                <w:szCs w:val="18"/>
                <w:shd w:val="clear" w:color="auto" w:fill="FFFFFF"/>
              </w:rPr>
              <w:t>iameter</w:t>
            </w:r>
          </w:p>
        </w:tc>
        <w:tc>
          <w:tcPr>
            <w:tcW w:w="2751" w:type="dxa"/>
            <w:tcBorders>
              <w:top w:val="nil"/>
              <w:left w:val="nil"/>
              <w:bottom w:val="nil"/>
              <w:right w:val="nil"/>
            </w:tcBorders>
            <w:vAlign w:val="center"/>
            <w:tcPrChange w:id="33" w:author="李宪圣" w:date="2026-01-28T08:57:50Z">
              <w:tcPr>
                <w:tcW w:w="2449" w:type="dxa"/>
                <w:gridSpan w:val="2"/>
                <w:tcBorders>
                  <w:top w:val="nil"/>
                  <w:left w:val="nil"/>
                  <w:bottom w:val="nil"/>
                  <w:right w:val="nil"/>
                </w:tcBorders>
                <w:vAlign w:val="center"/>
              </w:tcPr>
            </w:tcPrChange>
          </w:tcPr>
          <w:p w14:paraId="291467F0">
            <w:pPr>
              <w:adjustRightInd w:val="0"/>
              <w:snapToGrid w:val="0"/>
              <w:spacing w:line="360" w:lineRule="auto"/>
              <w:jc w:val="center"/>
              <w:rPr>
                <w:rFonts w:cs="Times New Roman"/>
                <w:sz w:val="18"/>
                <w:szCs w:val="18"/>
              </w:rPr>
            </w:pPr>
            <w:r>
              <w:rPr>
                <w:rFonts w:hint="eastAsia" w:cs="Times New Roman"/>
                <w:sz w:val="18"/>
                <w:szCs w:val="18"/>
              </w:rPr>
              <w:t>40mm</w:t>
            </w:r>
          </w:p>
        </w:tc>
      </w:tr>
      <w:tr w14:paraId="668124A9">
        <w:tblPrEx>
          <w:tblCellMar>
            <w:top w:w="0" w:type="dxa"/>
            <w:left w:w="108" w:type="dxa"/>
            <w:bottom w:w="0" w:type="dxa"/>
            <w:right w:w="108" w:type="dxa"/>
          </w:tblCellMar>
          <w:tblPrExChange w:id="34" w:author="李宪圣" w:date="2026-01-28T08:57:50Z">
            <w:tblPrEx>
              <w:tblCellMar>
                <w:top w:w="0" w:type="dxa"/>
                <w:left w:w="108" w:type="dxa"/>
                <w:bottom w:w="0" w:type="dxa"/>
                <w:right w:w="108" w:type="dxa"/>
              </w:tblCellMar>
            </w:tblPrEx>
          </w:tblPrExChange>
        </w:tblPrEx>
        <w:trPr>
          <w:trHeight w:val="221" w:hRule="atLeast"/>
          <w:tblHeader/>
          <w:jc w:val="center"/>
          <w:trPrChange w:id="34" w:author="李宪圣" w:date="2026-01-28T08:57:50Z">
            <w:trPr>
              <w:trHeight w:val="0" w:hRule="atLeast"/>
              <w:tblHeader/>
              <w:jc w:val="center"/>
            </w:trPr>
          </w:trPrChange>
        </w:trPr>
        <w:tc>
          <w:tcPr>
            <w:tcW w:w="2980" w:type="dxa"/>
            <w:vMerge w:val="continue"/>
            <w:tcBorders>
              <w:top w:val="nil"/>
              <w:left w:val="nil"/>
              <w:bottom w:val="nil"/>
              <w:right w:val="nil"/>
            </w:tcBorders>
            <w:vAlign w:val="center"/>
            <w:tcPrChange w:id="35" w:author="李宪圣" w:date="2026-01-28T08:57:50Z">
              <w:tcPr>
                <w:tcW w:w="3180" w:type="dxa"/>
                <w:gridSpan w:val="2"/>
                <w:vMerge w:val="continue"/>
                <w:tcBorders>
                  <w:top w:val="nil"/>
                  <w:left w:val="nil"/>
                  <w:bottom w:val="nil"/>
                  <w:right w:val="nil"/>
                </w:tcBorders>
                <w:vAlign w:val="center"/>
              </w:tcPr>
            </w:tcPrChange>
          </w:tcPr>
          <w:p w14:paraId="6289C51D">
            <w:pPr>
              <w:adjustRightInd w:val="0"/>
              <w:snapToGrid w:val="0"/>
              <w:spacing w:line="360" w:lineRule="auto"/>
              <w:jc w:val="center"/>
              <w:rPr>
                <w:rFonts w:cs="Times New Roman"/>
                <w:sz w:val="18"/>
                <w:szCs w:val="18"/>
              </w:rPr>
            </w:pPr>
          </w:p>
        </w:tc>
        <w:tc>
          <w:tcPr>
            <w:tcW w:w="2727" w:type="dxa"/>
            <w:tcBorders>
              <w:top w:val="nil"/>
              <w:left w:val="nil"/>
              <w:bottom w:val="nil"/>
              <w:right w:val="nil"/>
            </w:tcBorders>
            <w:vAlign w:val="center"/>
            <w:tcPrChange w:id="36" w:author="李宪圣" w:date="2026-01-28T08:57:50Z">
              <w:tcPr>
                <w:tcW w:w="2890" w:type="dxa"/>
                <w:gridSpan w:val="2"/>
                <w:tcBorders>
                  <w:top w:val="nil"/>
                  <w:left w:val="nil"/>
                  <w:bottom w:val="nil"/>
                  <w:right w:val="nil"/>
                </w:tcBorders>
                <w:vAlign w:val="center"/>
              </w:tcPr>
            </w:tcPrChange>
          </w:tcPr>
          <w:p w14:paraId="5A5BD01C">
            <w:pPr>
              <w:adjustRightInd w:val="0"/>
              <w:snapToGrid w:val="0"/>
              <w:spacing w:line="360" w:lineRule="auto"/>
              <w:jc w:val="center"/>
              <w:rPr>
                <w:rFonts w:cs="Times New Roman"/>
                <w:sz w:val="18"/>
                <w:szCs w:val="18"/>
              </w:rPr>
            </w:pPr>
            <w:r>
              <w:rPr>
                <w:rStyle w:val="16"/>
                <w:rFonts w:eastAsia="Segoe UI" w:cs="Times New Roman"/>
                <w:b w:val="0"/>
                <w:color w:val="0F1115"/>
                <w:sz w:val="18"/>
                <w:szCs w:val="18"/>
                <w:shd w:val="clear" w:color="auto" w:fill="FFFFFF"/>
              </w:rPr>
              <w:t xml:space="preserve">Spectral </w:t>
            </w:r>
            <w:r>
              <w:rPr>
                <w:rStyle w:val="16"/>
                <w:rFonts w:hint="eastAsia" w:cs="Times New Roman"/>
                <w:b w:val="0"/>
                <w:color w:val="0F1115"/>
                <w:sz w:val="18"/>
                <w:szCs w:val="18"/>
                <w:shd w:val="clear" w:color="auto" w:fill="FFFFFF"/>
              </w:rPr>
              <w:t>r</w:t>
            </w:r>
            <w:r>
              <w:rPr>
                <w:rStyle w:val="16"/>
                <w:rFonts w:eastAsia="Segoe UI" w:cs="Times New Roman"/>
                <w:b w:val="0"/>
                <w:color w:val="0F1115"/>
                <w:sz w:val="18"/>
                <w:szCs w:val="18"/>
                <w:shd w:val="clear" w:color="auto" w:fill="FFFFFF"/>
              </w:rPr>
              <w:t>ange</w:t>
            </w:r>
          </w:p>
        </w:tc>
        <w:tc>
          <w:tcPr>
            <w:tcW w:w="2751" w:type="dxa"/>
            <w:tcBorders>
              <w:top w:val="nil"/>
              <w:left w:val="nil"/>
              <w:bottom w:val="nil"/>
              <w:right w:val="nil"/>
            </w:tcBorders>
            <w:vAlign w:val="center"/>
            <w:tcPrChange w:id="37" w:author="李宪圣" w:date="2026-01-28T08:57:50Z">
              <w:tcPr>
                <w:tcW w:w="2449" w:type="dxa"/>
                <w:gridSpan w:val="2"/>
                <w:tcBorders>
                  <w:top w:val="nil"/>
                  <w:left w:val="nil"/>
                  <w:bottom w:val="nil"/>
                  <w:right w:val="nil"/>
                </w:tcBorders>
                <w:vAlign w:val="center"/>
              </w:tcPr>
            </w:tcPrChange>
          </w:tcPr>
          <w:p w14:paraId="0F4BB591">
            <w:pPr>
              <w:adjustRightInd w:val="0"/>
              <w:snapToGrid w:val="0"/>
              <w:spacing w:line="360" w:lineRule="auto"/>
              <w:jc w:val="center"/>
              <w:rPr>
                <w:rFonts w:cs="Times New Roman"/>
                <w:sz w:val="18"/>
                <w:szCs w:val="18"/>
              </w:rPr>
            </w:pPr>
            <w:r>
              <w:rPr>
                <w:rFonts w:hint="eastAsia" w:cs="Times New Roman"/>
                <w:sz w:val="18"/>
                <w:szCs w:val="18"/>
              </w:rPr>
              <w:t>300nm~2500nm</w:t>
            </w:r>
          </w:p>
        </w:tc>
      </w:tr>
      <w:tr w14:paraId="4A2EB6E1">
        <w:tblPrEx>
          <w:tblCellMar>
            <w:top w:w="0" w:type="dxa"/>
            <w:left w:w="108" w:type="dxa"/>
            <w:bottom w:w="0" w:type="dxa"/>
            <w:right w:w="108" w:type="dxa"/>
          </w:tblCellMar>
          <w:tblPrExChange w:id="38" w:author="李宪圣" w:date="2026-01-28T08:57:50Z">
            <w:tblPrEx>
              <w:tblCellMar>
                <w:top w:w="0" w:type="dxa"/>
                <w:left w:w="108" w:type="dxa"/>
                <w:bottom w:w="0" w:type="dxa"/>
                <w:right w:w="108" w:type="dxa"/>
              </w:tblCellMar>
            </w:tblPrEx>
          </w:tblPrExChange>
        </w:tblPrEx>
        <w:trPr>
          <w:trHeight w:val="221" w:hRule="atLeast"/>
          <w:tblHeader/>
          <w:jc w:val="center"/>
          <w:trPrChange w:id="38" w:author="李宪圣" w:date="2026-01-28T08:57:50Z">
            <w:trPr>
              <w:trHeight w:val="0" w:hRule="atLeast"/>
              <w:tblHeader/>
              <w:jc w:val="center"/>
            </w:trPr>
          </w:trPrChange>
        </w:trPr>
        <w:tc>
          <w:tcPr>
            <w:tcW w:w="2980" w:type="dxa"/>
            <w:vMerge w:val="continue"/>
            <w:tcBorders>
              <w:top w:val="nil"/>
              <w:left w:val="nil"/>
              <w:bottom w:val="nil"/>
              <w:right w:val="nil"/>
            </w:tcBorders>
            <w:vAlign w:val="center"/>
            <w:tcPrChange w:id="39" w:author="李宪圣" w:date="2026-01-28T08:57:50Z">
              <w:tcPr>
                <w:tcW w:w="3180" w:type="dxa"/>
                <w:gridSpan w:val="2"/>
                <w:vMerge w:val="continue"/>
                <w:tcBorders>
                  <w:top w:val="nil"/>
                  <w:left w:val="nil"/>
                  <w:bottom w:val="nil"/>
                  <w:right w:val="nil"/>
                </w:tcBorders>
                <w:vAlign w:val="center"/>
              </w:tcPr>
            </w:tcPrChange>
          </w:tcPr>
          <w:p w14:paraId="03684EF3">
            <w:pPr>
              <w:adjustRightInd w:val="0"/>
              <w:snapToGrid w:val="0"/>
              <w:spacing w:line="360" w:lineRule="auto"/>
              <w:jc w:val="center"/>
              <w:rPr>
                <w:rFonts w:cs="Times New Roman"/>
                <w:sz w:val="18"/>
                <w:szCs w:val="18"/>
              </w:rPr>
            </w:pPr>
          </w:p>
        </w:tc>
        <w:tc>
          <w:tcPr>
            <w:tcW w:w="2727" w:type="dxa"/>
            <w:tcBorders>
              <w:top w:val="nil"/>
              <w:left w:val="nil"/>
              <w:bottom w:val="nil"/>
              <w:right w:val="nil"/>
            </w:tcBorders>
            <w:vAlign w:val="center"/>
            <w:tcPrChange w:id="40" w:author="李宪圣" w:date="2026-01-28T08:57:50Z">
              <w:tcPr>
                <w:tcW w:w="2890" w:type="dxa"/>
                <w:gridSpan w:val="2"/>
                <w:tcBorders>
                  <w:top w:val="nil"/>
                  <w:left w:val="nil"/>
                  <w:bottom w:val="nil"/>
                  <w:right w:val="nil"/>
                </w:tcBorders>
                <w:vAlign w:val="center"/>
              </w:tcPr>
            </w:tcPrChange>
          </w:tcPr>
          <w:p w14:paraId="53A974CD">
            <w:pPr>
              <w:adjustRightInd w:val="0"/>
              <w:snapToGrid w:val="0"/>
              <w:spacing w:line="360" w:lineRule="auto"/>
              <w:jc w:val="center"/>
              <w:rPr>
                <w:rFonts w:cs="Times New Roman"/>
                <w:sz w:val="18"/>
                <w:szCs w:val="18"/>
              </w:rPr>
            </w:pPr>
            <w:r>
              <w:rPr>
                <w:rStyle w:val="16"/>
                <w:rFonts w:hint="eastAsia" w:cs="Times New Roman"/>
                <w:b w:val="0"/>
                <w:color w:val="0F1115"/>
                <w:sz w:val="18"/>
                <w:szCs w:val="18"/>
                <w:shd w:val="clear" w:color="auto" w:fill="FFFFFF"/>
              </w:rPr>
              <w:t>L</w:t>
            </w:r>
            <w:r>
              <w:rPr>
                <w:rStyle w:val="16"/>
                <w:rFonts w:eastAsia="Segoe UI" w:cs="Times New Roman"/>
                <w:b w:val="0"/>
                <w:color w:val="0F1115"/>
                <w:sz w:val="18"/>
                <w:szCs w:val="18"/>
                <w:shd w:val="clear" w:color="auto" w:fill="FFFFFF"/>
              </w:rPr>
              <w:t xml:space="preserve">ight </w:t>
            </w:r>
            <w:r>
              <w:rPr>
                <w:rStyle w:val="16"/>
                <w:rFonts w:hint="eastAsia" w:cs="Times New Roman"/>
                <w:b w:val="0"/>
                <w:color w:val="0F1115"/>
                <w:sz w:val="18"/>
                <w:szCs w:val="18"/>
                <w:shd w:val="clear" w:color="auto" w:fill="FFFFFF"/>
              </w:rPr>
              <w:t>s</w:t>
            </w:r>
            <w:r>
              <w:rPr>
                <w:rStyle w:val="16"/>
                <w:rFonts w:eastAsia="Segoe UI" w:cs="Times New Roman"/>
                <w:b w:val="0"/>
                <w:color w:val="0F1115"/>
                <w:sz w:val="18"/>
                <w:szCs w:val="18"/>
                <w:shd w:val="clear" w:color="auto" w:fill="FFFFFF"/>
              </w:rPr>
              <w:t>ource</w:t>
            </w:r>
          </w:p>
        </w:tc>
        <w:tc>
          <w:tcPr>
            <w:tcW w:w="2751" w:type="dxa"/>
            <w:tcBorders>
              <w:top w:val="nil"/>
              <w:left w:val="nil"/>
              <w:bottom w:val="nil"/>
              <w:right w:val="nil"/>
            </w:tcBorders>
            <w:vAlign w:val="center"/>
            <w:tcPrChange w:id="41" w:author="李宪圣" w:date="2026-01-28T08:57:50Z">
              <w:tcPr>
                <w:tcW w:w="2449" w:type="dxa"/>
                <w:gridSpan w:val="2"/>
                <w:tcBorders>
                  <w:top w:val="nil"/>
                  <w:left w:val="nil"/>
                  <w:bottom w:val="nil"/>
                  <w:right w:val="nil"/>
                </w:tcBorders>
                <w:vAlign w:val="center"/>
              </w:tcPr>
            </w:tcPrChange>
          </w:tcPr>
          <w:p w14:paraId="26F2C2FA">
            <w:pPr>
              <w:adjustRightInd w:val="0"/>
              <w:snapToGrid w:val="0"/>
              <w:spacing w:line="360" w:lineRule="auto"/>
              <w:jc w:val="center"/>
              <w:rPr>
                <w:rFonts w:cs="Times New Roman"/>
                <w:sz w:val="18"/>
                <w:szCs w:val="18"/>
              </w:rPr>
            </w:pPr>
            <w:r>
              <w:rPr>
                <w:rStyle w:val="16"/>
                <w:rFonts w:eastAsia="Segoe UI" w:cs="Times New Roman"/>
                <w:b w:val="0"/>
                <w:color w:val="0F1115"/>
                <w:sz w:val="18"/>
                <w:szCs w:val="18"/>
                <w:shd w:val="clear" w:color="auto" w:fill="FFFFFF"/>
              </w:rPr>
              <w:t xml:space="preserve">Tungsten </w:t>
            </w:r>
            <w:r>
              <w:rPr>
                <w:rStyle w:val="16"/>
                <w:rFonts w:hint="eastAsia" w:cs="Times New Roman"/>
                <w:b w:val="0"/>
                <w:color w:val="0F1115"/>
                <w:sz w:val="18"/>
                <w:szCs w:val="18"/>
                <w:shd w:val="clear" w:color="auto" w:fill="FFFFFF"/>
              </w:rPr>
              <w:t>h</w:t>
            </w:r>
            <w:r>
              <w:rPr>
                <w:rStyle w:val="16"/>
                <w:rFonts w:eastAsia="Segoe UI" w:cs="Times New Roman"/>
                <w:b w:val="0"/>
                <w:color w:val="0F1115"/>
                <w:sz w:val="18"/>
                <w:szCs w:val="18"/>
                <w:shd w:val="clear" w:color="auto" w:fill="FFFFFF"/>
              </w:rPr>
              <w:t xml:space="preserve">alogen </w:t>
            </w:r>
            <w:r>
              <w:rPr>
                <w:rStyle w:val="16"/>
                <w:rFonts w:hint="eastAsia" w:cs="Times New Roman"/>
                <w:b w:val="0"/>
                <w:color w:val="0F1115"/>
                <w:sz w:val="18"/>
                <w:szCs w:val="18"/>
                <w:shd w:val="clear" w:color="auto" w:fill="FFFFFF"/>
              </w:rPr>
              <w:t>l</w:t>
            </w:r>
            <w:r>
              <w:rPr>
                <w:rStyle w:val="16"/>
                <w:rFonts w:eastAsia="Segoe UI" w:cs="Times New Roman"/>
                <w:b w:val="0"/>
                <w:color w:val="0F1115"/>
                <w:sz w:val="18"/>
                <w:szCs w:val="18"/>
                <w:shd w:val="clear" w:color="auto" w:fill="FFFFFF"/>
              </w:rPr>
              <w:t>amp</w:t>
            </w:r>
          </w:p>
        </w:tc>
      </w:tr>
      <w:tr w14:paraId="2FD68821">
        <w:tblPrEx>
          <w:tblCellMar>
            <w:top w:w="0" w:type="dxa"/>
            <w:left w:w="108" w:type="dxa"/>
            <w:bottom w:w="0" w:type="dxa"/>
            <w:right w:w="108" w:type="dxa"/>
          </w:tblCellMar>
          <w:tblPrExChange w:id="42" w:author="李宪圣" w:date="2026-01-28T08:57:50Z">
            <w:tblPrEx>
              <w:tblCellMar>
                <w:top w:w="0" w:type="dxa"/>
                <w:left w:w="108" w:type="dxa"/>
                <w:bottom w:w="0" w:type="dxa"/>
                <w:right w:w="108" w:type="dxa"/>
              </w:tblCellMar>
            </w:tblPrEx>
          </w:tblPrExChange>
        </w:tblPrEx>
        <w:trPr>
          <w:trHeight w:val="221" w:hRule="atLeast"/>
          <w:tblHeader/>
          <w:jc w:val="center"/>
          <w:trPrChange w:id="42" w:author="李宪圣" w:date="2026-01-28T08:57:50Z">
            <w:trPr>
              <w:trHeight w:val="260" w:hRule="atLeast"/>
              <w:tblHeader/>
              <w:jc w:val="center"/>
            </w:trPr>
          </w:trPrChange>
        </w:trPr>
        <w:tc>
          <w:tcPr>
            <w:tcW w:w="2980" w:type="dxa"/>
            <w:vMerge w:val="continue"/>
            <w:tcBorders>
              <w:top w:val="nil"/>
              <w:left w:val="nil"/>
              <w:bottom w:val="nil"/>
              <w:right w:val="nil"/>
            </w:tcBorders>
            <w:vAlign w:val="center"/>
            <w:tcPrChange w:id="43" w:author="李宪圣" w:date="2026-01-28T08:57:50Z">
              <w:tcPr>
                <w:tcW w:w="3180" w:type="dxa"/>
                <w:gridSpan w:val="2"/>
                <w:vMerge w:val="continue"/>
                <w:tcBorders>
                  <w:top w:val="nil"/>
                  <w:left w:val="nil"/>
                  <w:bottom w:val="nil"/>
                  <w:right w:val="nil"/>
                </w:tcBorders>
                <w:vAlign w:val="center"/>
              </w:tcPr>
            </w:tcPrChange>
          </w:tcPr>
          <w:p w14:paraId="7D2AA934">
            <w:pPr>
              <w:adjustRightInd w:val="0"/>
              <w:snapToGrid w:val="0"/>
              <w:spacing w:line="360" w:lineRule="auto"/>
              <w:jc w:val="center"/>
              <w:rPr>
                <w:rFonts w:cs="Times New Roman"/>
                <w:sz w:val="18"/>
                <w:szCs w:val="18"/>
              </w:rPr>
            </w:pPr>
          </w:p>
        </w:tc>
        <w:tc>
          <w:tcPr>
            <w:tcW w:w="2727" w:type="dxa"/>
            <w:tcBorders>
              <w:top w:val="nil"/>
              <w:left w:val="nil"/>
              <w:bottom w:val="nil"/>
              <w:right w:val="nil"/>
            </w:tcBorders>
            <w:vAlign w:val="center"/>
            <w:tcPrChange w:id="44" w:author="李宪圣" w:date="2026-01-28T08:57:50Z">
              <w:tcPr>
                <w:tcW w:w="2890" w:type="dxa"/>
                <w:gridSpan w:val="2"/>
                <w:tcBorders>
                  <w:top w:val="nil"/>
                  <w:left w:val="nil"/>
                  <w:bottom w:val="nil"/>
                  <w:right w:val="nil"/>
                </w:tcBorders>
                <w:vAlign w:val="center"/>
              </w:tcPr>
            </w:tcPrChange>
          </w:tcPr>
          <w:p w14:paraId="68AA3D6E">
            <w:pPr>
              <w:adjustRightInd w:val="0"/>
              <w:snapToGrid w:val="0"/>
              <w:spacing w:line="360" w:lineRule="auto"/>
              <w:jc w:val="center"/>
              <w:rPr>
                <w:rFonts w:cs="Times New Roman"/>
                <w:sz w:val="18"/>
                <w:szCs w:val="18"/>
              </w:rPr>
            </w:pPr>
            <w:r>
              <w:rPr>
                <w:rStyle w:val="16"/>
                <w:rFonts w:eastAsia="Segoe UI" w:cs="Times New Roman"/>
                <w:b w:val="0"/>
                <w:color w:val="0F1115"/>
                <w:sz w:val="18"/>
                <w:szCs w:val="18"/>
                <w:shd w:val="clear" w:color="auto" w:fill="FFFFFF"/>
              </w:rPr>
              <w:t>Uniformity</w:t>
            </w:r>
          </w:p>
        </w:tc>
        <w:tc>
          <w:tcPr>
            <w:tcW w:w="2751" w:type="dxa"/>
            <w:tcBorders>
              <w:top w:val="nil"/>
              <w:left w:val="nil"/>
              <w:bottom w:val="nil"/>
              <w:right w:val="nil"/>
            </w:tcBorders>
            <w:vAlign w:val="center"/>
            <w:tcPrChange w:id="45" w:author="李宪圣" w:date="2026-01-28T08:57:50Z">
              <w:tcPr>
                <w:tcW w:w="2449" w:type="dxa"/>
                <w:gridSpan w:val="2"/>
                <w:tcBorders>
                  <w:top w:val="nil"/>
                  <w:left w:val="nil"/>
                  <w:bottom w:val="nil"/>
                  <w:right w:val="nil"/>
                </w:tcBorders>
                <w:vAlign w:val="center"/>
              </w:tcPr>
            </w:tcPrChange>
          </w:tcPr>
          <w:p w14:paraId="66038372">
            <w:pPr>
              <w:adjustRightInd w:val="0"/>
              <w:snapToGrid w:val="0"/>
              <w:spacing w:line="360" w:lineRule="auto"/>
              <w:jc w:val="center"/>
              <w:rPr>
                <w:rFonts w:cs="Times New Roman"/>
                <w:sz w:val="18"/>
                <w:szCs w:val="18"/>
              </w:rPr>
            </w:pPr>
            <w:r>
              <w:rPr>
                <w:rFonts w:hint="eastAsia" w:cs="Times New Roman"/>
                <w:sz w:val="18"/>
                <w:szCs w:val="18"/>
              </w:rPr>
              <w:t>98.7%</w:t>
            </w:r>
          </w:p>
        </w:tc>
      </w:tr>
      <w:tr w14:paraId="28D5B43E">
        <w:tblPrEx>
          <w:tblCellMar>
            <w:top w:w="0" w:type="dxa"/>
            <w:left w:w="108" w:type="dxa"/>
            <w:bottom w:w="0" w:type="dxa"/>
            <w:right w:w="108" w:type="dxa"/>
          </w:tblCellMar>
          <w:tblPrExChange w:id="47" w:author="李宪圣" w:date="2026-01-28T08:57:50Z">
            <w:tblPrEx>
              <w:tblCellMar>
                <w:top w:w="0" w:type="dxa"/>
                <w:left w:w="108" w:type="dxa"/>
                <w:bottom w:w="0" w:type="dxa"/>
                <w:right w:w="108" w:type="dxa"/>
              </w:tblCellMar>
            </w:tblPrEx>
          </w:tblPrExChange>
        </w:tblPrEx>
        <w:trPr>
          <w:wAfter w:w="0" w:type="auto"/>
          <w:trHeight w:val="221" w:hRule="atLeast"/>
          <w:tblHeader/>
          <w:jc w:val="center"/>
          <w:ins w:id="46" w:author="李宪圣" w:date="2026-01-28T08:41:40Z"/>
          <w:trPrChange w:id="47" w:author="李宪圣" w:date="2026-01-28T08:57:50Z">
            <w:trPr>
              <w:gridAfter w:val="1"/>
              <w:wAfter w:w="61" w:type="dxa"/>
              <w:trHeight w:val="221" w:hRule="atLeast"/>
              <w:tblHeader/>
              <w:jc w:val="center"/>
            </w:trPr>
          </w:trPrChange>
        </w:trPr>
        <w:tc>
          <w:tcPr>
            <w:tcW w:w="2980" w:type="dxa"/>
            <w:tcBorders>
              <w:top w:val="nil"/>
              <w:left w:val="nil"/>
              <w:bottom w:val="nil"/>
              <w:right w:val="nil"/>
            </w:tcBorders>
            <w:vAlign w:val="center"/>
            <w:tcPrChange w:id="48" w:author="李宪圣" w:date="2026-01-28T08:57:50Z">
              <w:tcPr>
                <w:tcW w:w="3157" w:type="dxa"/>
                <w:tcBorders>
                  <w:top w:val="nil"/>
                  <w:left w:val="nil"/>
                  <w:bottom w:val="nil"/>
                  <w:right w:val="nil"/>
                </w:tcBorders>
                <w:vAlign w:val="center"/>
              </w:tcPr>
            </w:tcPrChange>
          </w:tcPr>
          <w:p w14:paraId="5952435F">
            <w:pPr>
              <w:snapToGrid w:val="0"/>
              <w:jc w:val="center"/>
              <w:rPr>
                <w:ins w:id="49" w:author="李宪圣" w:date="2026-01-28T08:41:40Z"/>
                <w:rFonts w:hint="default" w:eastAsia="宋体" w:cs="Times New Roman"/>
                <w:sz w:val="18"/>
                <w:szCs w:val="18"/>
                <w:lang w:val="en-US" w:eastAsia="zh-CN"/>
              </w:rPr>
            </w:pPr>
            <w:ins w:id="50" w:author="李宪圣" w:date="2026-01-28T08:41:52Z">
              <w:r>
                <w:rPr>
                  <w:rFonts w:hint="eastAsia" w:cs="Times New Roman"/>
                  <w:sz w:val="18"/>
                  <w:szCs w:val="18"/>
                  <w:lang w:val="en-US" w:eastAsia="zh-CN"/>
                </w:rPr>
                <w:t>USA</w:t>
              </w:r>
            </w:ins>
            <w:ins w:id="51" w:author="李宪圣" w:date="2026-01-28T08:41:53Z">
              <w:r>
                <w:rPr>
                  <w:rFonts w:hint="eastAsia" w:cs="Times New Roman"/>
                  <w:sz w:val="18"/>
                  <w:szCs w:val="18"/>
                  <w:lang w:val="en-US" w:eastAsia="zh-CN"/>
                </w:rPr>
                <w:t>1</w:t>
              </w:r>
            </w:ins>
            <w:ins w:id="52" w:author="李宪圣" w:date="2026-01-28T08:41:54Z">
              <w:r>
                <w:rPr>
                  <w:rFonts w:hint="eastAsia" w:cs="Times New Roman"/>
                  <w:sz w:val="18"/>
                  <w:szCs w:val="18"/>
                  <w:lang w:val="en-US" w:eastAsia="zh-CN"/>
                </w:rPr>
                <w:t>951</w:t>
              </w:r>
            </w:ins>
            <w:ins w:id="53" w:author="李宪圣" w:date="2026-01-28T08:41:58Z">
              <w:r>
                <w:rPr>
                  <w:rFonts w:hint="eastAsia" w:cs="Times New Roman"/>
                  <w:sz w:val="18"/>
                  <w:szCs w:val="18"/>
                  <w:lang w:val="en-US" w:eastAsia="zh-CN"/>
                </w:rPr>
                <w:t xml:space="preserve"> </w:t>
              </w:r>
            </w:ins>
            <w:ins w:id="54" w:author="李宪圣" w:date="2026-01-28T08:42:20Z">
              <w:r>
                <w:rPr>
                  <w:rFonts w:cs="Times New Roman"/>
                  <w:color w:val="000000"/>
                  <w:kern w:val="0"/>
                  <w:lang w:bidi="ar"/>
                </w:rPr>
                <w:t>靶标</w:t>
              </w:r>
            </w:ins>
          </w:p>
        </w:tc>
        <w:tc>
          <w:tcPr>
            <w:tcW w:w="2727" w:type="dxa"/>
            <w:tcBorders>
              <w:top w:val="nil"/>
              <w:left w:val="nil"/>
              <w:bottom w:val="nil"/>
              <w:right w:val="nil"/>
            </w:tcBorders>
            <w:vAlign w:val="center"/>
            <w:tcPrChange w:id="55" w:author="李宪圣" w:date="2026-01-28T08:57:50Z">
              <w:tcPr>
                <w:tcW w:w="2869" w:type="dxa"/>
                <w:gridSpan w:val="2"/>
                <w:tcBorders>
                  <w:top w:val="nil"/>
                  <w:left w:val="nil"/>
                  <w:bottom w:val="nil"/>
                  <w:right w:val="nil"/>
                </w:tcBorders>
                <w:vAlign w:val="center"/>
              </w:tcPr>
            </w:tcPrChange>
          </w:tcPr>
          <w:p w14:paraId="0D4D06A7">
            <w:pPr>
              <w:adjustRightInd w:val="0"/>
              <w:snapToGrid w:val="0"/>
              <w:spacing w:line="360" w:lineRule="auto"/>
              <w:jc w:val="center"/>
              <w:rPr>
                <w:ins w:id="56" w:author="李宪圣" w:date="2026-01-28T08:41:40Z"/>
                <w:rStyle w:val="16"/>
                <w:rFonts w:eastAsia="Segoe UI" w:cs="Times New Roman"/>
                <w:b w:val="0"/>
                <w:color w:val="0F1115"/>
                <w:sz w:val="18"/>
                <w:szCs w:val="18"/>
                <w:shd w:val="clear" w:color="auto" w:fill="FFFFFF"/>
              </w:rPr>
            </w:pPr>
            <w:ins w:id="57" w:author="李宪圣" w:date="2026-01-28T08:42:33Z">
              <w:r>
                <w:rPr>
                  <w:rFonts w:hint="eastAsia" w:cs="Times New Roman"/>
                </w:rPr>
                <w:t>靶标组号</w:t>
              </w:r>
            </w:ins>
          </w:p>
        </w:tc>
        <w:tc>
          <w:tcPr>
            <w:tcW w:w="2751" w:type="dxa"/>
            <w:tcBorders>
              <w:top w:val="nil"/>
              <w:left w:val="nil"/>
              <w:bottom w:val="nil"/>
              <w:right w:val="nil"/>
            </w:tcBorders>
            <w:vAlign w:val="center"/>
            <w:tcPrChange w:id="58" w:author="李宪圣" w:date="2026-01-28T08:57:50Z">
              <w:tcPr>
                <w:tcW w:w="2432" w:type="dxa"/>
                <w:gridSpan w:val="2"/>
                <w:tcBorders>
                  <w:top w:val="nil"/>
                  <w:left w:val="nil"/>
                  <w:bottom w:val="nil"/>
                  <w:right w:val="nil"/>
                </w:tcBorders>
                <w:vAlign w:val="center"/>
              </w:tcPr>
            </w:tcPrChange>
          </w:tcPr>
          <w:p w14:paraId="2A52BAB3">
            <w:pPr>
              <w:adjustRightInd w:val="0"/>
              <w:snapToGrid w:val="0"/>
              <w:spacing w:line="360" w:lineRule="auto"/>
              <w:jc w:val="center"/>
              <w:rPr>
                <w:ins w:id="59" w:author="李宪圣" w:date="2026-01-28T08:41:40Z"/>
                <w:rFonts w:hint="eastAsia" w:cs="Times New Roman"/>
                <w:sz w:val="18"/>
                <w:szCs w:val="18"/>
              </w:rPr>
            </w:pPr>
            <w:ins w:id="60" w:author="李宪圣" w:date="2026-01-28T08:42:11Z">
              <w:r>
                <w:rPr>
                  <w:rFonts w:hint="eastAsia" w:cs="Times New Roman"/>
                </w:rPr>
                <w:t>-2、-1、0、1</w:t>
              </w:r>
            </w:ins>
          </w:p>
        </w:tc>
      </w:tr>
      <w:tr w14:paraId="24D11911">
        <w:tblPrEx>
          <w:tblCellMar>
            <w:top w:w="0" w:type="dxa"/>
            <w:left w:w="108" w:type="dxa"/>
            <w:bottom w:w="0" w:type="dxa"/>
            <w:right w:w="108" w:type="dxa"/>
          </w:tblCellMar>
          <w:tblPrExChange w:id="61" w:author="李宪圣" w:date="2026-01-28T08:57:50Z">
            <w:tblPrEx>
              <w:tblCellMar>
                <w:top w:w="0" w:type="dxa"/>
                <w:left w:w="108" w:type="dxa"/>
                <w:bottom w:w="0" w:type="dxa"/>
                <w:right w:w="108" w:type="dxa"/>
              </w:tblCellMar>
            </w:tblPrEx>
          </w:tblPrExChange>
        </w:tblPrEx>
        <w:trPr>
          <w:trHeight w:val="221" w:hRule="atLeast"/>
          <w:tblHeader/>
          <w:jc w:val="center"/>
          <w:trPrChange w:id="61" w:author="李宪圣" w:date="2026-01-28T08:57:50Z">
            <w:trPr>
              <w:trHeight w:val="0" w:hRule="atLeast"/>
              <w:tblHeader/>
              <w:jc w:val="center"/>
            </w:trPr>
          </w:trPrChange>
        </w:trPr>
        <w:tc>
          <w:tcPr>
            <w:tcW w:w="2980" w:type="dxa"/>
            <w:vMerge w:val="restart"/>
            <w:tcBorders>
              <w:top w:val="nil"/>
              <w:left w:val="nil"/>
              <w:bottom w:val="nil"/>
              <w:right w:val="nil"/>
            </w:tcBorders>
            <w:vAlign w:val="center"/>
            <w:tcPrChange w:id="62" w:author="李宪圣" w:date="2026-01-28T08:57:50Z">
              <w:tcPr>
                <w:tcW w:w="3180" w:type="dxa"/>
                <w:gridSpan w:val="2"/>
                <w:vMerge w:val="restart"/>
                <w:tcBorders>
                  <w:top w:val="nil"/>
                  <w:left w:val="nil"/>
                  <w:bottom w:val="nil"/>
                  <w:right w:val="nil"/>
                </w:tcBorders>
                <w:vAlign w:val="center"/>
              </w:tcPr>
            </w:tcPrChange>
          </w:tcPr>
          <w:p w14:paraId="54311A0D">
            <w:pPr>
              <w:snapToGrid w:val="0"/>
              <w:jc w:val="center"/>
              <w:rPr>
                <w:sz w:val="18"/>
                <w:szCs w:val="18"/>
              </w:rPr>
            </w:pPr>
            <w:r>
              <w:rPr>
                <w:rFonts w:hint="eastAsia" w:cs="Times New Roman"/>
                <w:sz w:val="18"/>
                <w:szCs w:val="18"/>
              </w:rPr>
              <w:t>Collimator</w:t>
            </w:r>
          </w:p>
        </w:tc>
        <w:tc>
          <w:tcPr>
            <w:tcW w:w="2727" w:type="dxa"/>
            <w:tcBorders>
              <w:top w:val="nil"/>
              <w:left w:val="nil"/>
              <w:bottom w:val="nil"/>
              <w:right w:val="nil"/>
            </w:tcBorders>
            <w:vAlign w:val="center"/>
            <w:tcPrChange w:id="63" w:author="李宪圣" w:date="2026-01-28T08:57:50Z">
              <w:tcPr>
                <w:tcW w:w="2890" w:type="dxa"/>
                <w:gridSpan w:val="2"/>
                <w:tcBorders>
                  <w:top w:val="nil"/>
                  <w:left w:val="nil"/>
                  <w:bottom w:val="nil"/>
                  <w:right w:val="nil"/>
                </w:tcBorders>
                <w:vAlign w:val="center"/>
              </w:tcPr>
            </w:tcPrChange>
          </w:tcPr>
          <w:p w14:paraId="7AC14A2C">
            <w:pPr>
              <w:adjustRightInd w:val="0"/>
              <w:snapToGrid w:val="0"/>
              <w:spacing w:line="360" w:lineRule="auto"/>
              <w:jc w:val="center"/>
              <w:rPr>
                <w:rFonts w:cs="Times New Roman"/>
                <w:sz w:val="18"/>
                <w:szCs w:val="18"/>
              </w:rPr>
            </w:pPr>
            <w:r>
              <w:rPr>
                <w:rStyle w:val="16"/>
                <w:rFonts w:eastAsia="Segoe UI" w:cs="Times New Roman"/>
                <w:b w:val="0"/>
                <w:color w:val="0F1115"/>
                <w:sz w:val="18"/>
                <w:szCs w:val="18"/>
                <w:shd w:val="clear" w:color="auto" w:fill="FFFFFF"/>
              </w:rPr>
              <w:t xml:space="preserve">Focal </w:t>
            </w:r>
            <w:r>
              <w:rPr>
                <w:rStyle w:val="16"/>
                <w:rFonts w:hint="eastAsia" w:cs="Times New Roman"/>
                <w:b w:val="0"/>
                <w:color w:val="0F1115"/>
                <w:sz w:val="18"/>
                <w:szCs w:val="18"/>
                <w:shd w:val="clear" w:color="auto" w:fill="FFFFFF"/>
              </w:rPr>
              <w:t>l</w:t>
            </w:r>
            <w:r>
              <w:rPr>
                <w:rStyle w:val="16"/>
                <w:rFonts w:eastAsia="Segoe UI" w:cs="Times New Roman"/>
                <w:b w:val="0"/>
                <w:color w:val="0F1115"/>
                <w:sz w:val="18"/>
                <w:szCs w:val="18"/>
                <w:shd w:val="clear" w:color="auto" w:fill="FFFFFF"/>
              </w:rPr>
              <w:t>ength</w:t>
            </w:r>
          </w:p>
        </w:tc>
        <w:tc>
          <w:tcPr>
            <w:tcW w:w="2751" w:type="dxa"/>
            <w:tcBorders>
              <w:top w:val="nil"/>
              <w:left w:val="nil"/>
              <w:bottom w:val="nil"/>
              <w:right w:val="nil"/>
            </w:tcBorders>
            <w:vAlign w:val="center"/>
            <w:tcPrChange w:id="64" w:author="李宪圣" w:date="2026-01-28T08:57:50Z">
              <w:tcPr>
                <w:tcW w:w="2449" w:type="dxa"/>
                <w:gridSpan w:val="2"/>
                <w:tcBorders>
                  <w:top w:val="nil"/>
                  <w:left w:val="nil"/>
                  <w:bottom w:val="nil"/>
                  <w:right w:val="nil"/>
                </w:tcBorders>
                <w:vAlign w:val="center"/>
              </w:tcPr>
            </w:tcPrChange>
          </w:tcPr>
          <w:p w14:paraId="644777F0">
            <w:pPr>
              <w:adjustRightInd w:val="0"/>
              <w:snapToGrid w:val="0"/>
              <w:spacing w:line="360" w:lineRule="auto"/>
              <w:jc w:val="center"/>
              <w:rPr>
                <w:rFonts w:cs="Times New Roman"/>
                <w:sz w:val="18"/>
                <w:szCs w:val="18"/>
              </w:rPr>
            </w:pPr>
            <w:r>
              <w:rPr>
                <w:rFonts w:hint="eastAsia" w:cs="Times New Roman"/>
                <w:sz w:val="18"/>
                <w:szCs w:val="18"/>
              </w:rPr>
              <w:t>1000mm</w:t>
            </w:r>
          </w:p>
        </w:tc>
      </w:tr>
      <w:tr w14:paraId="7888539D">
        <w:tblPrEx>
          <w:tblCellMar>
            <w:top w:w="0" w:type="dxa"/>
            <w:left w:w="108" w:type="dxa"/>
            <w:bottom w:w="0" w:type="dxa"/>
            <w:right w:w="108" w:type="dxa"/>
          </w:tblCellMar>
          <w:tblPrExChange w:id="65" w:author="李宪圣" w:date="2026-01-28T08:57:50Z">
            <w:tblPrEx>
              <w:tblCellMar>
                <w:top w:w="0" w:type="dxa"/>
                <w:left w:w="108" w:type="dxa"/>
                <w:bottom w:w="0" w:type="dxa"/>
                <w:right w:w="108" w:type="dxa"/>
              </w:tblCellMar>
            </w:tblPrEx>
          </w:tblPrExChange>
        </w:tblPrEx>
        <w:trPr>
          <w:trHeight w:val="221" w:hRule="atLeast"/>
          <w:tblHeader/>
          <w:jc w:val="center"/>
          <w:trPrChange w:id="65" w:author="李宪圣" w:date="2026-01-28T08:57:50Z">
            <w:trPr>
              <w:trHeight w:val="0" w:hRule="atLeast"/>
              <w:tblHeader/>
              <w:jc w:val="center"/>
            </w:trPr>
          </w:trPrChange>
        </w:trPr>
        <w:tc>
          <w:tcPr>
            <w:tcW w:w="2980" w:type="dxa"/>
            <w:vMerge w:val="continue"/>
            <w:tcBorders>
              <w:top w:val="nil"/>
              <w:left w:val="nil"/>
              <w:bottom w:val="nil"/>
              <w:right w:val="nil"/>
            </w:tcBorders>
            <w:vAlign w:val="center"/>
            <w:tcPrChange w:id="66" w:author="李宪圣" w:date="2026-01-28T08:57:50Z">
              <w:tcPr>
                <w:tcW w:w="3180" w:type="dxa"/>
                <w:gridSpan w:val="2"/>
                <w:vMerge w:val="continue"/>
                <w:tcBorders>
                  <w:top w:val="nil"/>
                  <w:left w:val="nil"/>
                  <w:bottom w:val="nil"/>
                  <w:right w:val="nil"/>
                </w:tcBorders>
                <w:vAlign w:val="center"/>
              </w:tcPr>
            </w:tcPrChange>
          </w:tcPr>
          <w:p w14:paraId="04BB63B7">
            <w:pPr>
              <w:adjustRightInd w:val="0"/>
              <w:snapToGrid w:val="0"/>
              <w:spacing w:line="360" w:lineRule="auto"/>
              <w:jc w:val="center"/>
              <w:rPr>
                <w:rFonts w:cs="Times New Roman"/>
                <w:sz w:val="18"/>
                <w:szCs w:val="18"/>
              </w:rPr>
            </w:pPr>
          </w:p>
        </w:tc>
        <w:tc>
          <w:tcPr>
            <w:tcW w:w="2727" w:type="dxa"/>
            <w:tcBorders>
              <w:top w:val="nil"/>
              <w:left w:val="nil"/>
              <w:bottom w:val="nil"/>
              <w:right w:val="nil"/>
            </w:tcBorders>
            <w:vAlign w:val="center"/>
            <w:tcPrChange w:id="67" w:author="李宪圣" w:date="2026-01-28T08:57:50Z">
              <w:tcPr>
                <w:tcW w:w="2890" w:type="dxa"/>
                <w:gridSpan w:val="2"/>
                <w:tcBorders>
                  <w:top w:val="nil"/>
                  <w:left w:val="nil"/>
                  <w:bottom w:val="nil"/>
                  <w:right w:val="nil"/>
                </w:tcBorders>
                <w:vAlign w:val="center"/>
              </w:tcPr>
            </w:tcPrChange>
          </w:tcPr>
          <w:p w14:paraId="23ED2259">
            <w:pPr>
              <w:adjustRightInd w:val="0"/>
              <w:snapToGrid w:val="0"/>
              <w:spacing w:line="360" w:lineRule="auto"/>
              <w:jc w:val="center"/>
              <w:rPr>
                <w:rFonts w:cs="Times New Roman"/>
                <w:sz w:val="18"/>
                <w:szCs w:val="18"/>
              </w:rPr>
            </w:pPr>
            <w:r>
              <w:rPr>
                <w:rStyle w:val="16"/>
                <w:rFonts w:eastAsia="Segoe UI" w:cs="Times New Roman"/>
                <w:b w:val="0"/>
                <w:color w:val="0F1115"/>
                <w:sz w:val="18"/>
                <w:szCs w:val="18"/>
                <w:shd w:val="clear" w:color="auto" w:fill="FFFFFF"/>
              </w:rPr>
              <w:t xml:space="preserve">Exit </w:t>
            </w:r>
            <w:r>
              <w:rPr>
                <w:rStyle w:val="16"/>
                <w:rFonts w:hint="eastAsia" w:cs="Times New Roman"/>
                <w:b w:val="0"/>
                <w:color w:val="0F1115"/>
                <w:sz w:val="18"/>
                <w:szCs w:val="18"/>
                <w:shd w:val="clear" w:color="auto" w:fill="FFFFFF"/>
              </w:rPr>
              <w:t>p</w:t>
            </w:r>
            <w:r>
              <w:rPr>
                <w:rStyle w:val="16"/>
                <w:rFonts w:eastAsia="Segoe UI" w:cs="Times New Roman"/>
                <w:b w:val="0"/>
                <w:color w:val="0F1115"/>
                <w:sz w:val="18"/>
                <w:szCs w:val="18"/>
                <w:shd w:val="clear" w:color="auto" w:fill="FFFFFF"/>
              </w:rPr>
              <w:t>ort</w:t>
            </w:r>
          </w:p>
        </w:tc>
        <w:tc>
          <w:tcPr>
            <w:tcW w:w="2751" w:type="dxa"/>
            <w:tcBorders>
              <w:top w:val="nil"/>
              <w:left w:val="nil"/>
              <w:bottom w:val="nil"/>
              <w:right w:val="nil"/>
            </w:tcBorders>
            <w:vAlign w:val="center"/>
            <w:tcPrChange w:id="68" w:author="李宪圣" w:date="2026-01-28T08:57:50Z">
              <w:tcPr>
                <w:tcW w:w="2449" w:type="dxa"/>
                <w:gridSpan w:val="2"/>
                <w:tcBorders>
                  <w:top w:val="nil"/>
                  <w:left w:val="nil"/>
                  <w:bottom w:val="nil"/>
                  <w:right w:val="nil"/>
                </w:tcBorders>
                <w:vAlign w:val="center"/>
              </w:tcPr>
            </w:tcPrChange>
          </w:tcPr>
          <w:p w14:paraId="5B4B7304">
            <w:pPr>
              <w:adjustRightInd w:val="0"/>
              <w:snapToGrid w:val="0"/>
              <w:spacing w:line="360" w:lineRule="auto"/>
              <w:jc w:val="center"/>
              <w:rPr>
                <w:rFonts w:cs="Times New Roman"/>
                <w:sz w:val="18"/>
                <w:szCs w:val="18"/>
              </w:rPr>
            </w:pPr>
            <w:r>
              <w:rPr>
                <w:rFonts w:hint="eastAsia" w:cs="Times New Roman"/>
                <w:sz w:val="18"/>
                <w:szCs w:val="18"/>
              </w:rPr>
              <w:t>100mm</w:t>
            </w:r>
          </w:p>
        </w:tc>
      </w:tr>
      <w:tr w14:paraId="0E3C6DA7">
        <w:tblPrEx>
          <w:tblCellMar>
            <w:top w:w="0" w:type="dxa"/>
            <w:left w:w="108" w:type="dxa"/>
            <w:bottom w:w="0" w:type="dxa"/>
            <w:right w:w="108" w:type="dxa"/>
          </w:tblCellMar>
          <w:tblPrExChange w:id="69" w:author="李宪圣" w:date="2026-01-28T08:57:50Z">
            <w:tblPrEx>
              <w:tblCellMar>
                <w:top w:w="0" w:type="dxa"/>
                <w:left w:w="108" w:type="dxa"/>
                <w:bottom w:w="0" w:type="dxa"/>
                <w:right w:w="108" w:type="dxa"/>
              </w:tblCellMar>
            </w:tblPrEx>
          </w:tblPrExChange>
        </w:tblPrEx>
        <w:trPr>
          <w:trHeight w:val="221" w:hRule="atLeast"/>
          <w:tblHeader/>
          <w:jc w:val="center"/>
          <w:trPrChange w:id="69" w:author="李宪圣" w:date="2026-01-28T08:57:50Z">
            <w:trPr>
              <w:trHeight w:val="0" w:hRule="atLeast"/>
              <w:tblHeader/>
              <w:jc w:val="center"/>
            </w:trPr>
          </w:trPrChange>
        </w:trPr>
        <w:tc>
          <w:tcPr>
            <w:tcW w:w="2980" w:type="dxa"/>
            <w:vMerge w:val="continue"/>
            <w:tcBorders>
              <w:top w:val="nil"/>
              <w:left w:val="nil"/>
              <w:bottom w:val="nil"/>
              <w:right w:val="nil"/>
            </w:tcBorders>
            <w:vAlign w:val="center"/>
            <w:tcPrChange w:id="70" w:author="李宪圣" w:date="2026-01-28T08:57:50Z">
              <w:tcPr>
                <w:tcW w:w="3180" w:type="dxa"/>
                <w:gridSpan w:val="2"/>
                <w:vMerge w:val="continue"/>
                <w:tcBorders>
                  <w:top w:val="nil"/>
                  <w:left w:val="nil"/>
                  <w:bottom w:val="nil"/>
                  <w:right w:val="nil"/>
                </w:tcBorders>
                <w:vAlign w:val="center"/>
              </w:tcPr>
            </w:tcPrChange>
          </w:tcPr>
          <w:p w14:paraId="20FCB535">
            <w:pPr>
              <w:adjustRightInd w:val="0"/>
              <w:snapToGrid w:val="0"/>
              <w:spacing w:line="360" w:lineRule="auto"/>
              <w:jc w:val="center"/>
              <w:rPr>
                <w:rFonts w:cs="Times New Roman"/>
                <w:sz w:val="18"/>
                <w:szCs w:val="18"/>
              </w:rPr>
            </w:pPr>
          </w:p>
        </w:tc>
        <w:tc>
          <w:tcPr>
            <w:tcW w:w="2727" w:type="dxa"/>
            <w:tcBorders>
              <w:top w:val="nil"/>
              <w:left w:val="nil"/>
              <w:bottom w:val="nil"/>
              <w:right w:val="nil"/>
            </w:tcBorders>
            <w:vAlign w:val="center"/>
            <w:tcPrChange w:id="71" w:author="李宪圣" w:date="2026-01-28T08:57:50Z">
              <w:tcPr>
                <w:tcW w:w="2890" w:type="dxa"/>
                <w:gridSpan w:val="2"/>
                <w:tcBorders>
                  <w:top w:val="nil"/>
                  <w:left w:val="nil"/>
                  <w:bottom w:val="nil"/>
                  <w:right w:val="nil"/>
                </w:tcBorders>
                <w:vAlign w:val="center"/>
              </w:tcPr>
            </w:tcPrChange>
          </w:tcPr>
          <w:p w14:paraId="19C07FCF">
            <w:pPr>
              <w:adjustRightInd w:val="0"/>
              <w:snapToGrid w:val="0"/>
              <w:spacing w:line="360" w:lineRule="auto"/>
              <w:jc w:val="center"/>
              <w:rPr>
                <w:rFonts w:cs="Times New Roman"/>
                <w:sz w:val="18"/>
                <w:szCs w:val="18"/>
              </w:rPr>
            </w:pPr>
            <w:r>
              <w:rPr>
                <w:rStyle w:val="16"/>
                <w:rFonts w:eastAsia="Segoe UI" w:cs="Times New Roman"/>
                <w:b w:val="0"/>
                <w:color w:val="0F1115"/>
                <w:sz w:val="18"/>
                <w:szCs w:val="18"/>
                <w:shd w:val="clear" w:color="auto" w:fill="FFFFFF"/>
              </w:rPr>
              <w:t xml:space="preserve">Focal </w:t>
            </w:r>
            <w:r>
              <w:rPr>
                <w:rStyle w:val="16"/>
                <w:rFonts w:hint="eastAsia" w:cs="Times New Roman"/>
                <w:b w:val="0"/>
                <w:color w:val="0F1115"/>
                <w:sz w:val="18"/>
                <w:szCs w:val="18"/>
                <w:shd w:val="clear" w:color="auto" w:fill="FFFFFF"/>
              </w:rPr>
              <w:t>p</w:t>
            </w:r>
            <w:r>
              <w:rPr>
                <w:rStyle w:val="16"/>
                <w:rFonts w:eastAsia="Segoe UI" w:cs="Times New Roman"/>
                <w:b w:val="0"/>
                <w:color w:val="0F1115"/>
                <w:sz w:val="18"/>
                <w:szCs w:val="18"/>
                <w:shd w:val="clear" w:color="auto" w:fill="FFFFFF"/>
              </w:rPr>
              <w:t xml:space="preserve">lane </w:t>
            </w:r>
            <w:r>
              <w:rPr>
                <w:rStyle w:val="16"/>
                <w:rFonts w:hint="eastAsia" w:cs="Times New Roman"/>
                <w:b w:val="0"/>
                <w:color w:val="0F1115"/>
                <w:sz w:val="18"/>
                <w:szCs w:val="18"/>
                <w:shd w:val="clear" w:color="auto" w:fill="FFFFFF"/>
              </w:rPr>
              <w:t>t</w:t>
            </w:r>
            <w:r>
              <w:rPr>
                <w:rStyle w:val="16"/>
                <w:rFonts w:eastAsia="Segoe UI" w:cs="Times New Roman"/>
                <w:b w:val="0"/>
                <w:color w:val="0F1115"/>
                <w:sz w:val="18"/>
                <w:szCs w:val="18"/>
                <w:shd w:val="clear" w:color="auto" w:fill="FFFFFF"/>
              </w:rPr>
              <w:t xml:space="preserve">arget </w:t>
            </w:r>
            <w:r>
              <w:rPr>
                <w:rStyle w:val="16"/>
                <w:rFonts w:hint="eastAsia" w:cs="Times New Roman"/>
                <w:b w:val="0"/>
                <w:color w:val="0F1115"/>
                <w:sz w:val="18"/>
                <w:szCs w:val="18"/>
                <w:shd w:val="clear" w:color="auto" w:fill="FFFFFF"/>
              </w:rPr>
              <w:t>s</w:t>
            </w:r>
            <w:r>
              <w:rPr>
                <w:rStyle w:val="16"/>
                <w:rFonts w:eastAsia="Segoe UI" w:cs="Times New Roman"/>
                <w:b w:val="0"/>
                <w:color w:val="0F1115"/>
                <w:sz w:val="18"/>
                <w:szCs w:val="18"/>
                <w:shd w:val="clear" w:color="auto" w:fill="FFFFFF"/>
              </w:rPr>
              <w:t>ize</w:t>
            </w:r>
          </w:p>
        </w:tc>
        <w:tc>
          <w:tcPr>
            <w:tcW w:w="2751" w:type="dxa"/>
            <w:tcBorders>
              <w:top w:val="nil"/>
              <w:left w:val="nil"/>
              <w:bottom w:val="nil"/>
              <w:right w:val="nil"/>
            </w:tcBorders>
            <w:vAlign w:val="center"/>
            <w:tcPrChange w:id="72" w:author="李宪圣" w:date="2026-01-28T08:57:50Z">
              <w:tcPr>
                <w:tcW w:w="2449" w:type="dxa"/>
                <w:gridSpan w:val="2"/>
                <w:tcBorders>
                  <w:top w:val="nil"/>
                  <w:left w:val="nil"/>
                  <w:bottom w:val="nil"/>
                  <w:right w:val="nil"/>
                </w:tcBorders>
                <w:vAlign w:val="center"/>
              </w:tcPr>
            </w:tcPrChange>
          </w:tcPr>
          <w:p w14:paraId="08F3DB9B">
            <w:pPr>
              <w:adjustRightInd w:val="0"/>
              <w:snapToGrid w:val="0"/>
              <w:spacing w:line="360" w:lineRule="auto"/>
              <w:jc w:val="center"/>
              <w:rPr>
                <w:rFonts w:cs="Times New Roman"/>
                <w:sz w:val="18"/>
                <w:szCs w:val="18"/>
              </w:rPr>
            </w:pPr>
            <w:r>
              <w:rPr>
                <w:rFonts w:hint="eastAsia" w:cs="Times New Roman"/>
                <w:sz w:val="18"/>
                <w:szCs w:val="18"/>
              </w:rPr>
              <w:t>25mm</w:t>
            </w:r>
          </w:p>
        </w:tc>
      </w:tr>
      <w:tr w14:paraId="30A11D42">
        <w:tblPrEx>
          <w:tblCellMar>
            <w:top w:w="0" w:type="dxa"/>
            <w:left w:w="108" w:type="dxa"/>
            <w:bottom w:w="0" w:type="dxa"/>
            <w:right w:w="108" w:type="dxa"/>
          </w:tblCellMar>
          <w:tblPrExChange w:id="73" w:author="李宪圣" w:date="2026-01-28T08:57:50Z">
            <w:tblPrEx>
              <w:tblCellMar>
                <w:top w:w="0" w:type="dxa"/>
                <w:left w:w="108" w:type="dxa"/>
                <w:bottom w:w="0" w:type="dxa"/>
                <w:right w:w="108" w:type="dxa"/>
              </w:tblCellMar>
            </w:tblPrEx>
          </w:tblPrExChange>
        </w:tblPrEx>
        <w:trPr>
          <w:trHeight w:val="221" w:hRule="atLeast"/>
          <w:tblHeader/>
          <w:jc w:val="center"/>
          <w:trPrChange w:id="73" w:author="李宪圣" w:date="2026-01-28T08:57:50Z">
            <w:trPr>
              <w:trHeight w:val="0" w:hRule="atLeast"/>
              <w:tblHeader/>
              <w:jc w:val="center"/>
            </w:trPr>
          </w:trPrChange>
        </w:trPr>
        <w:tc>
          <w:tcPr>
            <w:tcW w:w="2980" w:type="dxa"/>
            <w:vMerge w:val="restart"/>
            <w:tcBorders>
              <w:top w:val="nil"/>
              <w:left w:val="nil"/>
              <w:bottom w:val="nil"/>
              <w:right w:val="nil"/>
            </w:tcBorders>
            <w:vAlign w:val="center"/>
            <w:tcPrChange w:id="74" w:author="李宪圣" w:date="2026-01-28T08:57:50Z">
              <w:tcPr>
                <w:tcW w:w="3180" w:type="dxa"/>
                <w:gridSpan w:val="2"/>
                <w:vMerge w:val="restart"/>
                <w:tcBorders>
                  <w:top w:val="nil"/>
                  <w:left w:val="nil"/>
                  <w:bottom w:val="nil"/>
                  <w:right w:val="nil"/>
                </w:tcBorders>
                <w:vAlign w:val="center"/>
              </w:tcPr>
            </w:tcPrChange>
          </w:tcPr>
          <w:p w14:paraId="3F4756D1">
            <w:pPr>
              <w:adjustRightInd w:val="0"/>
              <w:snapToGrid w:val="0"/>
              <w:spacing w:line="360" w:lineRule="auto"/>
              <w:jc w:val="center"/>
              <w:rPr>
                <w:sz w:val="18"/>
                <w:szCs w:val="18"/>
              </w:rPr>
            </w:pPr>
            <w:ins w:id="75" w:author="李宪圣" w:date="2026-01-27T19:08:19Z">
              <w:r>
                <w:rPr>
                  <w:rFonts w:hint="eastAsia" w:cs="Times New Roman"/>
                  <w:sz w:val="18"/>
                  <w:szCs w:val="18"/>
                  <w:lang w:val="en-US" w:eastAsia="zh-CN"/>
                </w:rPr>
                <w:t>The</w:t>
              </w:r>
            </w:ins>
            <w:ins w:id="76" w:author="李宪圣" w:date="2026-01-27T19:08:48Z">
              <w:r>
                <w:rPr>
                  <w:rFonts w:hint="eastAsia" w:cs="Times New Roman"/>
                  <w:sz w:val="18"/>
                  <w:szCs w:val="18"/>
                  <w:lang w:val="en-US" w:eastAsia="zh-CN"/>
                </w:rPr>
                <w:t xml:space="preserve"> </w:t>
              </w:r>
            </w:ins>
            <w:ins w:id="77" w:author="李宪圣" w:date="2026-01-27T19:08:36Z">
              <w:r>
                <w:rPr>
                  <w:rFonts w:hint="eastAsia" w:cs="Times New Roman"/>
                  <w:sz w:val="18"/>
                  <w:szCs w:val="18"/>
                  <w:lang w:val="en-US" w:eastAsia="zh-CN"/>
                </w:rPr>
                <w:t>c</w:t>
              </w:r>
            </w:ins>
            <w:ins w:id="78" w:author="李宪圣" w:date="2026-01-27T19:08:37Z">
              <w:r>
                <w:rPr>
                  <w:rFonts w:hint="eastAsia" w:cs="Times New Roman"/>
                  <w:sz w:val="18"/>
                  <w:szCs w:val="18"/>
                  <w:lang w:val="en-US" w:eastAsia="zh-CN"/>
                </w:rPr>
                <w:t>am</w:t>
              </w:r>
            </w:ins>
            <w:ins w:id="79" w:author="李宪圣" w:date="2026-01-27T19:08:39Z">
              <w:r>
                <w:rPr>
                  <w:rFonts w:hint="eastAsia" w:cs="Times New Roman"/>
                  <w:sz w:val="18"/>
                  <w:szCs w:val="18"/>
                  <w:lang w:val="en-US" w:eastAsia="zh-CN"/>
                </w:rPr>
                <w:t>era</w:t>
              </w:r>
            </w:ins>
            <w:ins w:id="80" w:author="李宪圣" w:date="2026-01-27T19:08:41Z">
              <w:r>
                <w:rPr>
                  <w:rFonts w:hint="eastAsia" w:cs="Times New Roman"/>
                  <w:sz w:val="18"/>
                  <w:szCs w:val="18"/>
                  <w:lang w:val="en-US" w:eastAsia="zh-CN"/>
                </w:rPr>
                <w:t xml:space="preserve"> </w:t>
              </w:r>
            </w:ins>
            <w:ins w:id="81" w:author="李宪圣" w:date="2026-01-27T19:08:42Z">
              <w:r>
                <w:rPr>
                  <w:rFonts w:hint="eastAsia" w:cs="Times New Roman"/>
                  <w:sz w:val="18"/>
                  <w:szCs w:val="18"/>
                  <w:lang w:val="en-US" w:eastAsia="zh-CN"/>
                </w:rPr>
                <w:t>o</w:t>
              </w:r>
            </w:ins>
            <w:ins w:id="82" w:author="李宪圣" w:date="2026-01-27T19:08:43Z">
              <w:r>
                <w:rPr>
                  <w:rFonts w:hint="eastAsia" w:cs="Times New Roman"/>
                  <w:sz w:val="18"/>
                  <w:szCs w:val="18"/>
                  <w:lang w:val="en-US" w:eastAsia="zh-CN"/>
                </w:rPr>
                <w:t>f</w:t>
              </w:r>
            </w:ins>
            <w:ins w:id="83" w:author="李宪圣" w:date="2026-01-27T19:09:02Z">
              <w:r>
                <w:rPr>
                  <w:rFonts w:hint="eastAsia" w:cs="Times New Roman"/>
                  <w:sz w:val="18"/>
                  <w:szCs w:val="18"/>
                  <w:lang w:val="en-US" w:eastAsia="zh-CN"/>
                </w:rPr>
                <w:t xml:space="preserve"> </w:t>
              </w:r>
            </w:ins>
            <w:r>
              <w:rPr>
                <w:rFonts w:cs="Times New Roman"/>
                <w:sz w:val="18"/>
                <w:szCs w:val="18"/>
              </w:rPr>
              <w:t>Electro-optical tracking system</w:t>
            </w:r>
          </w:p>
        </w:tc>
        <w:tc>
          <w:tcPr>
            <w:tcW w:w="2727" w:type="dxa"/>
            <w:tcBorders>
              <w:top w:val="nil"/>
              <w:left w:val="nil"/>
              <w:bottom w:val="nil"/>
              <w:right w:val="nil"/>
            </w:tcBorders>
            <w:vAlign w:val="center"/>
            <w:tcPrChange w:id="84" w:author="李宪圣" w:date="2026-01-28T08:57:50Z">
              <w:tcPr>
                <w:tcW w:w="2890" w:type="dxa"/>
                <w:gridSpan w:val="2"/>
                <w:tcBorders>
                  <w:top w:val="nil"/>
                  <w:left w:val="nil"/>
                  <w:bottom w:val="nil"/>
                  <w:right w:val="nil"/>
                </w:tcBorders>
                <w:vAlign w:val="center"/>
              </w:tcPr>
            </w:tcPrChange>
          </w:tcPr>
          <w:p w14:paraId="2EDA5DC7">
            <w:pPr>
              <w:adjustRightInd w:val="0"/>
              <w:snapToGrid w:val="0"/>
              <w:spacing w:line="360" w:lineRule="auto"/>
              <w:jc w:val="center"/>
              <w:rPr>
                <w:rFonts w:cs="Times New Roman"/>
                <w:sz w:val="18"/>
                <w:szCs w:val="18"/>
              </w:rPr>
            </w:pPr>
            <w:r>
              <w:rPr>
                <w:rFonts w:cs="Times New Roman" w:eastAsiaTheme="minorEastAsia"/>
                <w:sz w:val="18"/>
                <w:szCs w:val="18"/>
                <w:u w:val="none"/>
              </w:rPr>
              <w:t>Focal length variation range</w:t>
            </w:r>
          </w:p>
        </w:tc>
        <w:tc>
          <w:tcPr>
            <w:tcW w:w="2751" w:type="dxa"/>
            <w:tcBorders>
              <w:top w:val="nil"/>
              <w:left w:val="nil"/>
              <w:bottom w:val="nil"/>
              <w:right w:val="nil"/>
            </w:tcBorders>
            <w:vAlign w:val="center"/>
            <w:tcPrChange w:id="85" w:author="李宪圣" w:date="2026-01-28T08:57:50Z">
              <w:tcPr>
                <w:tcW w:w="2449" w:type="dxa"/>
                <w:gridSpan w:val="2"/>
                <w:tcBorders>
                  <w:top w:val="nil"/>
                  <w:left w:val="nil"/>
                  <w:bottom w:val="nil"/>
                  <w:right w:val="nil"/>
                </w:tcBorders>
                <w:vAlign w:val="center"/>
              </w:tcPr>
            </w:tcPrChange>
          </w:tcPr>
          <w:p w14:paraId="0A4C6A92">
            <w:pPr>
              <w:adjustRightInd w:val="0"/>
              <w:snapToGrid w:val="0"/>
              <w:spacing w:line="360" w:lineRule="auto"/>
              <w:jc w:val="center"/>
              <w:rPr>
                <w:rFonts w:cs="Times New Roman"/>
                <w:sz w:val="18"/>
                <w:szCs w:val="18"/>
              </w:rPr>
            </w:pPr>
            <w:r>
              <w:rPr>
                <w:rFonts w:hint="eastAsia" w:cs="Times New Roman"/>
                <w:sz w:val="18"/>
                <w:szCs w:val="18"/>
              </w:rPr>
              <w:t>25mm~300mm</w:t>
            </w:r>
          </w:p>
        </w:tc>
      </w:tr>
      <w:tr w14:paraId="6AF283AC">
        <w:tblPrEx>
          <w:tblCellMar>
            <w:top w:w="0" w:type="dxa"/>
            <w:left w:w="108" w:type="dxa"/>
            <w:bottom w:w="0" w:type="dxa"/>
            <w:right w:w="108" w:type="dxa"/>
          </w:tblCellMar>
          <w:tblPrExChange w:id="86" w:author="李宪圣" w:date="2026-01-28T08:57:50Z">
            <w:tblPrEx>
              <w:tblCellMar>
                <w:top w:w="0" w:type="dxa"/>
                <w:left w:w="108" w:type="dxa"/>
                <w:bottom w:w="0" w:type="dxa"/>
                <w:right w:w="108" w:type="dxa"/>
              </w:tblCellMar>
            </w:tblPrEx>
          </w:tblPrExChange>
        </w:tblPrEx>
        <w:trPr>
          <w:trHeight w:val="221" w:hRule="atLeast"/>
          <w:tblHeader/>
          <w:jc w:val="center"/>
          <w:trPrChange w:id="86" w:author="李宪圣" w:date="2026-01-28T08:57:50Z">
            <w:trPr>
              <w:trHeight w:val="0" w:hRule="atLeast"/>
              <w:tblHeader/>
              <w:jc w:val="center"/>
            </w:trPr>
          </w:trPrChange>
        </w:trPr>
        <w:tc>
          <w:tcPr>
            <w:tcW w:w="2980" w:type="dxa"/>
            <w:vMerge w:val="continue"/>
            <w:tcBorders>
              <w:top w:val="nil"/>
              <w:left w:val="nil"/>
              <w:bottom w:val="nil"/>
              <w:right w:val="nil"/>
            </w:tcBorders>
            <w:vAlign w:val="center"/>
            <w:tcPrChange w:id="87" w:author="李宪圣" w:date="2026-01-28T08:57:50Z">
              <w:tcPr>
                <w:tcW w:w="3180" w:type="dxa"/>
                <w:gridSpan w:val="2"/>
                <w:vMerge w:val="continue"/>
                <w:tcBorders>
                  <w:top w:val="nil"/>
                  <w:left w:val="nil"/>
                  <w:bottom w:val="nil"/>
                  <w:right w:val="nil"/>
                </w:tcBorders>
                <w:vAlign w:val="center"/>
              </w:tcPr>
            </w:tcPrChange>
          </w:tcPr>
          <w:p w14:paraId="2FEC4BFD">
            <w:pPr>
              <w:adjustRightInd w:val="0"/>
              <w:snapToGrid w:val="0"/>
              <w:spacing w:line="360" w:lineRule="auto"/>
              <w:jc w:val="center"/>
              <w:rPr>
                <w:rFonts w:cs="Times New Roman"/>
                <w:sz w:val="18"/>
                <w:szCs w:val="18"/>
              </w:rPr>
            </w:pPr>
          </w:p>
        </w:tc>
        <w:tc>
          <w:tcPr>
            <w:tcW w:w="2727" w:type="dxa"/>
            <w:tcBorders>
              <w:top w:val="nil"/>
              <w:left w:val="nil"/>
              <w:bottom w:val="nil"/>
              <w:right w:val="nil"/>
            </w:tcBorders>
            <w:vAlign w:val="center"/>
            <w:tcPrChange w:id="88" w:author="李宪圣" w:date="2026-01-28T08:57:50Z">
              <w:tcPr>
                <w:tcW w:w="2890" w:type="dxa"/>
                <w:gridSpan w:val="2"/>
                <w:tcBorders>
                  <w:top w:val="nil"/>
                  <w:left w:val="nil"/>
                  <w:bottom w:val="nil"/>
                  <w:right w:val="nil"/>
                </w:tcBorders>
                <w:vAlign w:val="center"/>
              </w:tcPr>
            </w:tcPrChange>
          </w:tcPr>
          <w:p w14:paraId="172BE8AD">
            <w:pPr>
              <w:adjustRightInd w:val="0"/>
              <w:snapToGrid w:val="0"/>
              <w:spacing w:line="360" w:lineRule="auto"/>
              <w:jc w:val="center"/>
              <w:rPr>
                <w:rFonts w:cs="Times New Roman"/>
                <w:sz w:val="18"/>
                <w:szCs w:val="18"/>
              </w:rPr>
            </w:pPr>
            <w:r>
              <w:rPr>
                <w:rStyle w:val="16"/>
                <w:rFonts w:eastAsia="Segoe UI" w:cs="Times New Roman"/>
                <w:b w:val="0"/>
                <w:color w:val="0F1115"/>
                <w:sz w:val="18"/>
                <w:szCs w:val="18"/>
                <w:shd w:val="clear" w:color="auto" w:fill="FFFFFF"/>
              </w:rPr>
              <w:t xml:space="preserve">Entrance </w:t>
            </w:r>
            <w:r>
              <w:rPr>
                <w:rStyle w:val="16"/>
                <w:rFonts w:hint="eastAsia" w:cs="Times New Roman"/>
                <w:b w:val="0"/>
                <w:color w:val="0F1115"/>
                <w:sz w:val="18"/>
                <w:szCs w:val="18"/>
                <w:shd w:val="clear" w:color="auto" w:fill="FFFFFF"/>
              </w:rPr>
              <w:t>p</w:t>
            </w:r>
            <w:r>
              <w:rPr>
                <w:rStyle w:val="16"/>
                <w:rFonts w:eastAsia="Segoe UI" w:cs="Times New Roman"/>
                <w:b w:val="0"/>
                <w:color w:val="0F1115"/>
                <w:sz w:val="18"/>
                <w:szCs w:val="18"/>
                <w:shd w:val="clear" w:color="auto" w:fill="FFFFFF"/>
              </w:rPr>
              <w:t xml:space="preserve">ort </w:t>
            </w:r>
            <w:r>
              <w:rPr>
                <w:rStyle w:val="16"/>
                <w:rFonts w:hint="eastAsia" w:cs="Times New Roman"/>
                <w:b w:val="0"/>
                <w:color w:val="0F1115"/>
                <w:sz w:val="18"/>
                <w:szCs w:val="18"/>
                <w:shd w:val="clear" w:color="auto" w:fill="FFFFFF"/>
              </w:rPr>
              <w:t>d</w:t>
            </w:r>
            <w:r>
              <w:rPr>
                <w:rStyle w:val="16"/>
                <w:rFonts w:eastAsia="Segoe UI" w:cs="Times New Roman"/>
                <w:b w:val="0"/>
                <w:color w:val="0F1115"/>
                <w:sz w:val="18"/>
                <w:szCs w:val="18"/>
                <w:shd w:val="clear" w:color="auto" w:fill="FFFFFF"/>
              </w:rPr>
              <w:t>iameter</w:t>
            </w:r>
          </w:p>
        </w:tc>
        <w:tc>
          <w:tcPr>
            <w:tcW w:w="2751" w:type="dxa"/>
            <w:tcBorders>
              <w:top w:val="nil"/>
              <w:left w:val="nil"/>
              <w:bottom w:val="nil"/>
              <w:right w:val="nil"/>
            </w:tcBorders>
            <w:vAlign w:val="center"/>
            <w:tcPrChange w:id="89" w:author="李宪圣" w:date="2026-01-28T08:57:50Z">
              <w:tcPr>
                <w:tcW w:w="2449" w:type="dxa"/>
                <w:gridSpan w:val="2"/>
                <w:tcBorders>
                  <w:top w:val="nil"/>
                  <w:left w:val="nil"/>
                  <w:bottom w:val="nil"/>
                  <w:right w:val="nil"/>
                </w:tcBorders>
                <w:vAlign w:val="center"/>
              </w:tcPr>
            </w:tcPrChange>
          </w:tcPr>
          <w:p w14:paraId="0A89FE6E">
            <w:pPr>
              <w:adjustRightInd w:val="0"/>
              <w:snapToGrid w:val="0"/>
              <w:spacing w:line="360" w:lineRule="auto"/>
              <w:jc w:val="center"/>
              <w:rPr>
                <w:rFonts w:cs="Times New Roman"/>
                <w:sz w:val="18"/>
                <w:szCs w:val="18"/>
              </w:rPr>
            </w:pPr>
            <w:r>
              <w:rPr>
                <w:rFonts w:hint="eastAsia" w:cs="Times New Roman"/>
                <w:sz w:val="18"/>
                <w:szCs w:val="18"/>
              </w:rPr>
              <w:t>80mm</w:t>
            </w:r>
          </w:p>
        </w:tc>
      </w:tr>
      <w:tr w14:paraId="4EE8F731">
        <w:tblPrEx>
          <w:tblCellMar>
            <w:top w:w="0" w:type="dxa"/>
            <w:left w:w="108" w:type="dxa"/>
            <w:bottom w:w="0" w:type="dxa"/>
            <w:right w:w="108" w:type="dxa"/>
          </w:tblCellMar>
          <w:tblPrExChange w:id="90" w:author="李宪圣" w:date="2026-01-28T08:57:50Z">
            <w:tblPrEx>
              <w:tblCellMar>
                <w:top w:w="0" w:type="dxa"/>
                <w:left w:w="108" w:type="dxa"/>
                <w:bottom w:w="0" w:type="dxa"/>
                <w:right w:w="108" w:type="dxa"/>
              </w:tblCellMar>
            </w:tblPrEx>
          </w:tblPrExChange>
        </w:tblPrEx>
        <w:trPr>
          <w:trHeight w:val="249" w:hRule="atLeast"/>
          <w:tblHeader/>
          <w:jc w:val="center"/>
          <w:trPrChange w:id="90" w:author="李宪圣" w:date="2026-01-28T08:57:50Z">
            <w:trPr>
              <w:trHeight w:val="0" w:hRule="atLeast"/>
              <w:tblHeader/>
              <w:jc w:val="center"/>
            </w:trPr>
          </w:trPrChange>
        </w:trPr>
        <w:tc>
          <w:tcPr>
            <w:tcW w:w="2980" w:type="dxa"/>
            <w:vMerge w:val="continue"/>
            <w:tcBorders>
              <w:top w:val="nil"/>
              <w:left w:val="nil"/>
              <w:bottom w:val="nil"/>
              <w:right w:val="nil"/>
            </w:tcBorders>
            <w:vAlign w:val="center"/>
            <w:tcPrChange w:id="91" w:author="李宪圣" w:date="2026-01-28T08:57:50Z">
              <w:tcPr>
                <w:tcW w:w="3180" w:type="dxa"/>
                <w:gridSpan w:val="2"/>
                <w:vMerge w:val="continue"/>
                <w:tcBorders>
                  <w:top w:val="nil"/>
                  <w:left w:val="nil"/>
                  <w:bottom w:val="nil"/>
                  <w:right w:val="nil"/>
                </w:tcBorders>
                <w:vAlign w:val="center"/>
              </w:tcPr>
            </w:tcPrChange>
          </w:tcPr>
          <w:p w14:paraId="74B242C9">
            <w:pPr>
              <w:adjustRightInd w:val="0"/>
              <w:snapToGrid w:val="0"/>
              <w:spacing w:line="360" w:lineRule="auto"/>
              <w:jc w:val="center"/>
              <w:rPr>
                <w:rFonts w:cs="Times New Roman"/>
                <w:sz w:val="18"/>
                <w:szCs w:val="18"/>
              </w:rPr>
            </w:pPr>
          </w:p>
        </w:tc>
        <w:tc>
          <w:tcPr>
            <w:tcW w:w="2727" w:type="dxa"/>
            <w:tcBorders>
              <w:top w:val="nil"/>
              <w:left w:val="nil"/>
              <w:bottom w:val="nil"/>
              <w:right w:val="nil"/>
            </w:tcBorders>
            <w:vAlign w:val="center"/>
            <w:tcPrChange w:id="92" w:author="李宪圣" w:date="2026-01-28T08:57:50Z">
              <w:tcPr>
                <w:tcW w:w="2890" w:type="dxa"/>
                <w:gridSpan w:val="2"/>
                <w:tcBorders>
                  <w:top w:val="nil"/>
                  <w:left w:val="nil"/>
                  <w:bottom w:val="nil"/>
                  <w:right w:val="nil"/>
                </w:tcBorders>
                <w:vAlign w:val="center"/>
              </w:tcPr>
            </w:tcPrChange>
          </w:tcPr>
          <w:p w14:paraId="75B90909">
            <w:pPr>
              <w:adjustRightInd w:val="0"/>
              <w:snapToGrid w:val="0"/>
              <w:spacing w:line="360" w:lineRule="auto"/>
              <w:jc w:val="center"/>
              <w:rPr>
                <w:rFonts w:cs="Times New Roman"/>
                <w:sz w:val="18"/>
                <w:szCs w:val="18"/>
              </w:rPr>
            </w:pPr>
            <w:r>
              <w:rPr>
                <w:rStyle w:val="16"/>
                <w:rFonts w:eastAsia="Segoe UI" w:cs="Times New Roman"/>
                <w:b w:val="0"/>
                <w:color w:val="0F1115"/>
                <w:sz w:val="18"/>
                <w:szCs w:val="18"/>
                <w:shd w:val="clear" w:color="auto" w:fill="FFFFFF"/>
              </w:rPr>
              <w:t xml:space="preserve">Pixel </w:t>
            </w:r>
            <w:r>
              <w:rPr>
                <w:rStyle w:val="16"/>
                <w:rFonts w:hint="eastAsia" w:cs="Times New Roman"/>
                <w:b w:val="0"/>
                <w:color w:val="0F1115"/>
                <w:sz w:val="18"/>
                <w:szCs w:val="18"/>
                <w:shd w:val="clear" w:color="auto" w:fill="FFFFFF"/>
              </w:rPr>
              <w:t>s</w:t>
            </w:r>
            <w:r>
              <w:rPr>
                <w:rStyle w:val="16"/>
                <w:rFonts w:eastAsia="Segoe UI" w:cs="Times New Roman"/>
                <w:b w:val="0"/>
                <w:color w:val="0F1115"/>
                <w:sz w:val="18"/>
                <w:szCs w:val="18"/>
                <w:shd w:val="clear" w:color="auto" w:fill="FFFFFF"/>
              </w:rPr>
              <w:t>ize</w:t>
            </w:r>
          </w:p>
        </w:tc>
        <w:tc>
          <w:tcPr>
            <w:tcW w:w="2751" w:type="dxa"/>
            <w:tcBorders>
              <w:top w:val="nil"/>
              <w:left w:val="nil"/>
              <w:bottom w:val="nil"/>
              <w:right w:val="nil"/>
            </w:tcBorders>
            <w:vAlign w:val="center"/>
            <w:tcPrChange w:id="93" w:author="李宪圣" w:date="2026-01-28T08:57:50Z">
              <w:tcPr>
                <w:tcW w:w="2449" w:type="dxa"/>
                <w:gridSpan w:val="2"/>
                <w:tcBorders>
                  <w:top w:val="nil"/>
                  <w:left w:val="nil"/>
                  <w:bottom w:val="nil"/>
                  <w:right w:val="nil"/>
                </w:tcBorders>
                <w:vAlign w:val="center"/>
              </w:tcPr>
            </w:tcPrChange>
          </w:tcPr>
          <w:p w14:paraId="569C8D63">
            <w:pPr>
              <w:adjustRightInd w:val="0"/>
              <w:snapToGrid w:val="0"/>
              <w:spacing w:line="360" w:lineRule="auto"/>
              <w:jc w:val="center"/>
              <w:rPr>
                <w:rFonts w:hint="eastAsia" w:eastAsia="宋体" w:cs="Times New Roman"/>
                <w:sz w:val="18"/>
                <w:szCs w:val="18"/>
                <w:lang w:val="en-US" w:eastAsia="zh-CN"/>
              </w:rPr>
            </w:pPr>
            <w:r>
              <w:rPr>
                <w:rFonts w:hint="eastAsia" w:cs="Times New Roman"/>
                <w:sz w:val="18"/>
                <w:szCs w:val="18"/>
              </w:rPr>
              <w:t>3.45μm</w:t>
            </w:r>
            <w:ins w:id="94" w:author="李宪圣" w:date="2026-01-27T19:07:39Z">
              <w:r>
                <w:rPr>
                  <w:rFonts w:hint="eastAsia" w:cs="Times New Roman"/>
                  <w:sz w:val="18"/>
                  <w:szCs w:val="18"/>
                  <w:lang w:val="en-US" w:eastAsia="zh-CN"/>
                </w:rPr>
                <w:t>×</w:t>
              </w:r>
            </w:ins>
            <w:ins w:id="95" w:author="李宪圣" w:date="2026-01-27T19:07:45Z">
              <w:r>
                <w:rPr>
                  <w:rFonts w:hint="eastAsia" w:cs="Times New Roman"/>
                  <w:sz w:val="18"/>
                  <w:szCs w:val="18"/>
                </w:rPr>
                <w:t>3.45μm</w:t>
              </w:r>
            </w:ins>
          </w:p>
        </w:tc>
      </w:tr>
      <w:tr w14:paraId="0B86C7BA">
        <w:tblPrEx>
          <w:tblCellMar>
            <w:top w:w="0" w:type="dxa"/>
            <w:left w:w="108" w:type="dxa"/>
            <w:bottom w:w="0" w:type="dxa"/>
            <w:right w:w="108" w:type="dxa"/>
          </w:tblCellMar>
          <w:tblPrExChange w:id="96" w:author="李宪圣" w:date="2026-01-28T08:57:50Z">
            <w:tblPrEx>
              <w:tblCellMar>
                <w:top w:w="0" w:type="dxa"/>
                <w:left w:w="108" w:type="dxa"/>
                <w:bottom w:w="0" w:type="dxa"/>
                <w:right w:w="108" w:type="dxa"/>
              </w:tblCellMar>
            </w:tblPrEx>
          </w:tblPrExChange>
        </w:tblPrEx>
        <w:trPr>
          <w:trHeight w:val="270" w:hRule="atLeast"/>
          <w:tblHeader/>
          <w:jc w:val="center"/>
          <w:trPrChange w:id="96" w:author="李宪圣" w:date="2026-01-28T08:57:50Z">
            <w:trPr>
              <w:trHeight w:val="0" w:hRule="atLeast"/>
              <w:tblHeader/>
              <w:jc w:val="center"/>
            </w:trPr>
          </w:trPrChange>
        </w:trPr>
        <w:tc>
          <w:tcPr>
            <w:tcW w:w="2980" w:type="dxa"/>
            <w:vMerge w:val="continue"/>
            <w:tcBorders>
              <w:top w:val="nil"/>
              <w:left w:val="nil"/>
              <w:bottom w:val="single" w:color="auto" w:sz="12" w:space="0"/>
              <w:right w:val="nil"/>
            </w:tcBorders>
            <w:vAlign w:val="center"/>
            <w:tcPrChange w:id="97" w:author="李宪圣" w:date="2026-01-28T08:57:50Z">
              <w:tcPr>
                <w:tcW w:w="3180" w:type="dxa"/>
                <w:gridSpan w:val="2"/>
                <w:vMerge w:val="continue"/>
                <w:tcBorders>
                  <w:top w:val="nil"/>
                  <w:left w:val="nil"/>
                  <w:bottom w:val="single" w:color="auto" w:sz="12" w:space="0"/>
                  <w:right w:val="nil"/>
                </w:tcBorders>
                <w:vAlign w:val="center"/>
              </w:tcPr>
            </w:tcPrChange>
          </w:tcPr>
          <w:p w14:paraId="5A5FDFAD">
            <w:pPr>
              <w:adjustRightInd w:val="0"/>
              <w:snapToGrid w:val="0"/>
              <w:spacing w:line="360" w:lineRule="auto"/>
              <w:jc w:val="center"/>
              <w:rPr>
                <w:rFonts w:cs="Times New Roman"/>
                <w:sz w:val="18"/>
                <w:szCs w:val="18"/>
              </w:rPr>
            </w:pPr>
          </w:p>
        </w:tc>
        <w:tc>
          <w:tcPr>
            <w:tcW w:w="2727" w:type="dxa"/>
            <w:tcBorders>
              <w:top w:val="nil"/>
              <w:left w:val="nil"/>
              <w:bottom w:val="single" w:color="auto" w:sz="12" w:space="0"/>
              <w:right w:val="nil"/>
            </w:tcBorders>
            <w:vAlign w:val="center"/>
            <w:tcPrChange w:id="98" w:author="李宪圣" w:date="2026-01-28T08:57:50Z">
              <w:tcPr>
                <w:tcW w:w="2890" w:type="dxa"/>
                <w:gridSpan w:val="2"/>
                <w:tcBorders>
                  <w:top w:val="nil"/>
                  <w:left w:val="nil"/>
                  <w:bottom w:val="single" w:color="auto" w:sz="12" w:space="0"/>
                  <w:right w:val="nil"/>
                </w:tcBorders>
                <w:vAlign w:val="center"/>
              </w:tcPr>
            </w:tcPrChange>
          </w:tcPr>
          <w:p w14:paraId="2B14D7A0">
            <w:pPr>
              <w:adjustRightInd w:val="0"/>
              <w:snapToGrid w:val="0"/>
              <w:spacing w:line="360" w:lineRule="auto"/>
              <w:jc w:val="center"/>
              <w:rPr>
                <w:rFonts w:cs="Times New Roman"/>
                <w:sz w:val="18"/>
                <w:szCs w:val="18"/>
              </w:rPr>
            </w:pPr>
            <w:r>
              <w:rPr>
                <w:rStyle w:val="16"/>
                <w:rFonts w:eastAsia="Segoe UI" w:cs="Times New Roman"/>
                <w:b w:val="0"/>
                <w:color w:val="0F1115"/>
                <w:sz w:val="18"/>
                <w:szCs w:val="18"/>
                <w:shd w:val="clear" w:color="auto" w:fill="FFFFFF"/>
              </w:rPr>
              <w:t xml:space="preserve">Pixel </w:t>
            </w:r>
            <w:r>
              <w:rPr>
                <w:rStyle w:val="16"/>
                <w:rFonts w:hint="eastAsia" w:cs="Times New Roman"/>
                <w:b w:val="0"/>
                <w:color w:val="0F1115"/>
                <w:sz w:val="18"/>
                <w:szCs w:val="18"/>
                <w:shd w:val="clear" w:color="auto" w:fill="FFFFFF"/>
              </w:rPr>
              <w:t>c</w:t>
            </w:r>
            <w:r>
              <w:rPr>
                <w:rStyle w:val="16"/>
                <w:rFonts w:eastAsia="Segoe UI" w:cs="Times New Roman"/>
                <w:b w:val="0"/>
                <w:color w:val="0F1115"/>
                <w:sz w:val="18"/>
                <w:szCs w:val="18"/>
                <w:shd w:val="clear" w:color="auto" w:fill="FFFFFF"/>
              </w:rPr>
              <w:t>ount</w:t>
            </w:r>
          </w:p>
        </w:tc>
        <w:tc>
          <w:tcPr>
            <w:tcW w:w="2751" w:type="dxa"/>
            <w:tcBorders>
              <w:top w:val="nil"/>
              <w:left w:val="nil"/>
              <w:bottom w:val="single" w:color="auto" w:sz="12" w:space="0"/>
              <w:right w:val="nil"/>
            </w:tcBorders>
            <w:vAlign w:val="center"/>
            <w:tcPrChange w:id="99" w:author="李宪圣" w:date="2026-01-28T08:57:50Z">
              <w:tcPr>
                <w:tcW w:w="2449" w:type="dxa"/>
                <w:gridSpan w:val="2"/>
                <w:tcBorders>
                  <w:top w:val="nil"/>
                  <w:left w:val="nil"/>
                  <w:bottom w:val="single" w:color="auto" w:sz="12" w:space="0"/>
                  <w:right w:val="nil"/>
                </w:tcBorders>
                <w:vAlign w:val="center"/>
              </w:tcPr>
            </w:tcPrChange>
          </w:tcPr>
          <w:p w14:paraId="59A0DE8E">
            <w:pPr>
              <w:adjustRightInd w:val="0"/>
              <w:snapToGrid w:val="0"/>
              <w:spacing w:line="360" w:lineRule="auto"/>
              <w:jc w:val="center"/>
              <w:rPr>
                <w:rFonts w:cs="Times New Roman"/>
                <w:sz w:val="18"/>
                <w:szCs w:val="18"/>
              </w:rPr>
            </w:pPr>
            <w:r>
              <w:rPr>
                <w:rFonts w:hint="eastAsia" w:cs="Times New Roman"/>
                <w:sz w:val="18"/>
                <w:szCs w:val="18"/>
              </w:rPr>
              <w:t>1920×1080</w:t>
            </w:r>
          </w:p>
        </w:tc>
      </w:tr>
    </w:tbl>
    <w:p w14:paraId="084F4206">
      <w:pPr>
        <w:widowControl/>
        <w:spacing w:before="100" w:beforeAutospacing="1" w:after="100" w:afterAutospacing="1"/>
        <w:jc w:val="left"/>
        <w:rPr>
          <w:rFonts w:hint="eastAsia" w:cs="宋体" w:asciiTheme="majorEastAsia" w:hAnsiTheme="majorEastAsia" w:eastAsiaTheme="majorEastAsia"/>
          <w:kern w:val="0"/>
          <w:sz w:val="32"/>
          <w:szCs w:val="32"/>
        </w:rPr>
      </w:pPr>
      <w:r>
        <w:rPr>
          <w:rFonts w:hint="eastAsia" w:cs="宋体" w:asciiTheme="majorEastAsia" w:hAnsiTheme="majorEastAsia" w:eastAsiaTheme="majorEastAsia"/>
          <w:kern w:val="0"/>
          <w:sz w:val="32"/>
          <w:szCs w:val="32"/>
        </w:rPr>
        <w:t>3 MRC自动测试数据处理方法</w:t>
      </w:r>
    </w:p>
    <w:p w14:paraId="63A4898A">
      <w:pPr>
        <w:widowControl/>
        <w:spacing w:before="100" w:beforeAutospacing="1" w:after="100" w:afterAutospacing="1"/>
        <w:jc w:val="left"/>
        <w:rPr>
          <w:rFonts w:hint="eastAsia" w:ascii="黑体" w:hAnsi="宋体" w:eastAsia="黑体" w:cs="宋体"/>
          <w:b/>
          <w:kern w:val="0"/>
          <w:szCs w:val="24"/>
        </w:rPr>
      </w:pPr>
      <w:r>
        <w:rPr>
          <w:rFonts w:hint="eastAsia" w:ascii="黑体" w:hAnsi="宋体" w:eastAsia="黑体" w:cs="宋体"/>
          <w:b/>
          <w:kern w:val="0"/>
        </w:rPr>
        <w:t>3.1 MRC自动测试数据处理算法</w:t>
      </w:r>
    </w:p>
    <w:p w14:paraId="22755987">
      <w:pPr>
        <w:adjustRightInd w:val="0"/>
        <w:spacing w:line="360" w:lineRule="auto"/>
        <w:ind w:firstLine="420" w:firstLineChars="200"/>
        <w:jc w:val="left"/>
        <w:rPr>
          <w:rFonts w:cs="Times New Roman"/>
        </w:rPr>
      </w:pPr>
      <w:r>
        <w:rPr>
          <w:rFonts w:hint="eastAsia" w:cs="Times New Roman"/>
          <w:highlight w:val="none"/>
        </w:rPr>
        <w:t>光电跟踪测试系统</w:t>
      </w:r>
      <w:r>
        <w:rPr>
          <w:rFonts w:hint="eastAsia" w:cs="Times New Roman"/>
          <w:highlight w:val="none"/>
          <w:lang w:val="en-US" w:eastAsia="zh-CN"/>
        </w:rPr>
        <w:t>中</w:t>
      </w:r>
      <w:r>
        <w:rPr>
          <w:rFonts w:hint="eastAsia" w:cs="Times New Roman"/>
          <w:highlight w:val="none"/>
        </w:rPr>
        <w:t>MRC自动测试</w:t>
      </w:r>
      <w:r>
        <w:rPr>
          <w:rFonts w:hint="eastAsia" w:cs="Times New Roman"/>
          <w:highlight w:val="none"/>
          <w:lang w:val="en-US" w:eastAsia="zh-CN"/>
        </w:rPr>
        <w:t>的</w:t>
      </w:r>
      <w:r>
        <w:rPr>
          <w:rFonts w:hint="eastAsia" w:cs="Times New Roman"/>
          <w:highlight w:val="none"/>
        </w:rPr>
        <w:t>数据处理难点在于较高空间频率靶标和低对比度环境下引起</w:t>
      </w:r>
      <w:r>
        <w:rPr>
          <w:rFonts w:hint="eastAsia" w:cs="Times New Roman"/>
          <w:highlight w:val="none"/>
          <w:lang w:val="en-US" w:eastAsia="zh-CN"/>
        </w:rPr>
        <w:t>的</w:t>
      </w:r>
      <w:r>
        <w:rPr>
          <w:rFonts w:hint="eastAsia" w:cs="Times New Roman"/>
          <w:highlight w:val="none"/>
        </w:rPr>
        <w:t>边缘提取</w:t>
      </w:r>
      <w:r>
        <w:rPr>
          <w:rFonts w:hint="eastAsia" w:cs="Times New Roman"/>
          <w:highlight w:val="none"/>
          <w:lang w:val="en-US" w:eastAsia="zh-CN"/>
        </w:rPr>
        <w:t>困难。</w:t>
      </w:r>
      <w:r>
        <w:rPr>
          <w:rFonts w:hint="eastAsia" w:ascii="Times New Roman" w:hAnsi="Times New Roman" w:eastAsia="宋体" w:cs="Times New Roman"/>
          <w:i w:val="0"/>
          <w:iCs w:val="0"/>
          <w:caps w:val="0"/>
          <w:color w:val="auto"/>
          <w:spacing w:val="0"/>
          <w:sz w:val="21"/>
          <w:szCs w:val="21"/>
          <w:shd w:val="clear" w:fill="auto"/>
        </w:rPr>
        <w:t>此时图像易出现混叠与模糊，且可用像素少</w:t>
      </w:r>
      <w:r>
        <w:rPr>
          <w:rFonts w:hint="eastAsia" w:cs="Times New Roman"/>
          <w:i w:val="0"/>
          <w:iCs w:val="0"/>
          <w:caps w:val="0"/>
          <w:color w:val="auto"/>
          <w:spacing w:val="0"/>
          <w:sz w:val="21"/>
          <w:szCs w:val="21"/>
          <w:shd w:val="clear" w:fill="auto"/>
          <w:lang w:eastAsia="zh-CN"/>
        </w:rPr>
        <w:t>。</w:t>
      </w:r>
      <w:r>
        <w:rPr>
          <w:rFonts w:hint="eastAsia" w:cs="Times New Roman"/>
          <w:i w:val="0"/>
          <w:iCs w:val="0"/>
          <w:caps w:val="0"/>
          <w:color w:val="auto"/>
          <w:spacing w:val="0"/>
          <w:sz w:val="21"/>
          <w:szCs w:val="21"/>
          <w:shd w:val="clear" w:fill="auto"/>
          <w:lang w:val="en-US" w:eastAsia="zh-CN"/>
        </w:rPr>
        <w:t>如图6所示，</w:t>
      </w:r>
      <w:del w:id="100" w:author="李宪圣" w:date="2026-01-28T08:58:06Z">
        <w:r>
          <w:rPr>
            <w:rFonts w:hint="eastAsia" w:ascii="Times New Roman" w:hAnsi="Times New Roman" w:eastAsia="宋体" w:cs="Times New Roman"/>
            <w:i w:val="0"/>
            <w:iCs w:val="0"/>
            <w:caps w:val="0"/>
            <w:color w:val="auto"/>
            <w:spacing w:val="0"/>
            <w:sz w:val="21"/>
            <w:szCs w:val="21"/>
            <w:shd w:val="clear" w:fill="auto"/>
          </w:rPr>
          <w:delText>传统</w:delText>
        </w:r>
      </w:del>
      <w:r>
        <w:rPr>
          <w:rFonts w:hint="eastAsia" w:ascii="Times New Roman" w:hAnsi="Times New Roman" w:eastAsia="宋体" w:cs="Times New Roman"/>
          <w:i w:val="0"/>
          <w:iCs w:val="0"/>
          <w:caps w:val="0"/>
          <w:color w:val="auto"/>
          <w:spacing w:val="0"/>
          <w:sz w:val="21"/>
          <w:szCs w:val="21"/>
          <w:shd w:val="clear" w:fill="auto"/>
        </w:rPr>
        <w:t>基于梯度检测的边缘提取算法（如So</w:t>
      </w:r>
      <w:r>
        <w:commentReference w:id="2"/>
      </w:r>
      <w:r>
        <w:rPr>
          <w:rFonts w:hint="eastAsia" w:ascii="Times New Roman" w:hAnsi="Times New Roman" w:eastAsia="宋体" w:cs="Times New Roman"/>
          <w:i w:val="0"/>
          <w:iCs w:val="0"/>
          <w:caps w:val="0"/>
          <w:color w:val="auto"/>
          <w:spacing w:val="0"/>
          <w:sz w:val="21"/>
          <w:szCs w:val="21"/>
          <w:shd w:val="clear" w:fill="auto"/>
        </w:rPr>
        <w:t>b</w:t>
      </w:r>
      <w:del w:id="101" w:author="李宪圣" w:date="2026-01-28T08:59:13Z">
        <w:r>
          <w:rPr>
            <w:rFonts w:hint="default" w:ascii="Times New Roman" w:hAnsi="Times New Roman" w:eastAsia="宋体" w:cs="Times New Roman"/>
            <w:i w:val="0"/>
            <w:iCs w:val="0"/>
            <w:caps w:val="0"/>
            <w:color w:val="auto"/>
            <w:spacing w:val="0"/>
            <w:sz w:val="21"/>
            <w:szCs w:val="21"/>
            <w:shd w:val="clear" w:fill="auto"/>
            <w:lang w:val="en-US"/>
          </w:rPr>
          <w:delText>le</w:delText>
        </w:r>
      </w:del>
      <w:ins w:id="102" w:author="李宪圣" w:date="2026-01-28T08:59:14Z">
        <w:r>
          <w:rPr>
            <w:rFonts w:hint="eastAsia" w:cs="Times New Roman"/>
            <w:i w:val="0"/>
            <w:iCs w:val="0"/>
            <w:caps w:val="0"/>
            <w:color w:val="auto"/>
            <w:spacing w:val="0"/>
            <w:sz w:val="21"/>
            <w:szCs w:val="21"/>
            <w:shd w:val="clear" w:fill="auto"/>
            <w:lang w:val="en-US" w:eastAsia="zh-CN"/>
          </w:rPr>
          <w:t>el</w:t>
        </w:r>
      </w:ins>
      <w:r>
        <w:rPr>
          <w:rFonts w:hint="eastAsia" w:ascii="Times New Roman" w:hAnsi="Times New Roman" w:eastAsia="宋体" w:cs="Times New Roman"/>
          <w:i w:val="0"/>
          <w:iCs w:val="0"/>
          <w:caps w:val="0"/>
          <w:color w:val="auto"/>
          <w:spacing w:val="0"/>
          <w:sz w:val="21"/>
          <w:szCs w:val="21"/>
          <w:shd w:val="clear" w:fill="auto"/>
        </w:rPr>
        <w:t>、Prewitt、Roberts算子）效果均不理想，据此提取的灰度值会引入较大误差，直接影响对比度计算精度。</w:t>
      </w:r>
      <w:r>
        <w:rPr>
          <w:rFonts w:hint="eastAsia" w:cs="Times New Roman"/>
          <w:i w:val="0"/>
          <w:iCs w:val="0"/>
          <w:caps w:val="0"/>
          <w:color w:val="auto"/>
          <w:spacing w:val="0"/>
          <w:sz w:val="21"/>
          <w:szCs w:val="21"/>
          <w:shd w:val="clear" w:fill="auto"/>
          <w:lang w:val="en-US" w:eastAsia="zh-CN"/>
        </w:rPr>
        <w:t>但</w:t>
      </w:r>
      <w:r>
        <w:rPr>
          <w:rFonts w:hint="eastAsia" w:cs="Times New Roman"/>
        </w:rPr>
        <w:t>这部分靶标恰好处于人眼</w:t>
      </w:r>
      <w:r>
        <w:rPr>
          <w:rFonts w:hint="eastAsia" w:cs="Times New Roman"/>
          <w:lang w:val="en-US" w:eastAsia="zh-CN"/>
        </w:rPr>
        <w:t>分辨极限附近</w:t>
      </w:r>
      <w:r>
        <w:rPr>
          <w:rFonts w:hint="eastAsia" w:cs="Times New Roman"/>
        </w:rPr>
        <w:t>，是MRC测试</w:t>
      </w:r>
      <w:r>
        <w:rPr>
          <w:rFonts w:hint="eastAsia" w:cs="Times New Roman"/>
          <w:lang w:val="en-US" w:eastAsia="zh-CN"/>
        </w:rPr>
        <w:t>的关键</w:t>
      </w:r>
      <w:r>
        <w:rPr>
          <w:rFonts w:hint="eastAsia" w:cs="Times New Roman"/>
        </w:rPr>
        <w:t>。本文从USAF1951靶标结构特点出发，结合边缘提取算法，建立靶标结构</w:t>
      </w:r>
      <w:r>
        <w:rPr>
          <w:rFonts w:hint="eastAsia" w:ascii="宋体" w:hAnsi="宋体" w:cs="宋体"/>
        </w:rPr>
        <w:t>-</w:t>
      </w:r>
      <w:r>
        <w:rPr>
          <w:rFonts w:hint="eastAsia" w:cs="Times New Roman"/>
        </w:rPr>
        <w:t>空间频率映射模型，通过灰度波峰</w:t>
      </w:r>
      <w:r>
        <w:rPr>
          <w:rFonts w:hint="eastAsia" w:ascii="宋体" w:hAnsi="宋体" w:cs="宋体"/>
        </w:rPr>
        <w:t>-</w:t>
      </w:r>
      <w:r>
        <w:rPr>
          <w:rFonts w:hint="eastAsia" w:cs="Times New Roman"/>
        </w:rPr>
        <w:t>波谷算法自动计算各组对比度。针对低对比度条件下提出了对比度增强和距离约束二次定位策略。实现了对不同靶标组别的MRC自动计算，替代人工判读靶标，使MRC测试更加高效、准确、客观。本文提出的MRC自动测试算法流程如图7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49"/>
        <w:gridCol w:w="4073"/>
      </w:tblGrid>
      <w:tr w14:paraId="33151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9" w:hRule="atLeast"/>
        </w:trPr>
        <w:tc>
          <w:tcPr>
            <w:tcW w:w="8522" w:type="dxa"/>
            <w:gridSpan w:val="2"/>
            <w:vAlign w:val="center"/>
          </w:tcPr>
          <w:p w14:paraId="0AF862EB">
            <w:pPr>
              <w:pStyle w:val="3"/>
              <w:spacing w:line="360" w:lineRule="auto"/>
              <w:ind w:firstLine="0" w:firstLineChars="0"/>
              <w:jc w:val="center"/>
            </w:pPr>
            <w:r>
              <w:drawing>
                <wp:inline distT="0" distB="0" distL="114300" distR="114300">
                  <wp:extent cx="2704465" cy="1156335"/>
                  <wp:effectExtent l="0" t="0" r="635" b="12065"/>
                  <wp:docPr id="3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0"/>
                          <pic:cNvPicPr>
                            <a:picLocks noChangeAspect="1"/>
                          </pic:cNvPicPr>
                        </pic:nvPicPr>
                        <pic:blipFill>
                          <a:blip r:embed="rId51"/>
                          <a:stretch>
                            <a:fillRect/>
                          </a:stretch>
                        </pic:blipFill>
                        <pic:spPr>
                          <a:xfrm>
                            <a:off x="0" y="0"/>
                            <a:ext cx="2704465" cy="1156335"/>
                          </a:xfrm>
                          <a:prstGeom prst="rect">
                            <a:avLst/>
                          </a:prstGeom>
                          <a:noFill/>
                          <a:ln>
                            <a:noFill/>
                          </a:ln>
                        </pic:spPr>
                      </pic:pic>
                    </a:graphicData>
                  </a:graphic>
                </wp:inline>
              </w:drawing>
            </w:r>
          </w:p>
          <w:p w14:paraId="75F780CC">
            <w:pPr>
              <w:pStyle w:val="3"/>
              <w:spacing w:line="360" w:lineRule="auto"/>
              <w:ind w:firstLine="360"/>
              <w:jc w:val="center"/>
            </w:pPr>
            <w:r>
              <w:rPr>
                <w:rFonts w:cs="Times New Roman"/>
                <w:sz w:val="18"/>
                <w:szCs w:val="18"/>
              </w:rPr>
              <w:t>(a)</w:t>
            </w:r>
          </w:p>
        </w:tc>
      </w:tr>
      <w:tr w14:paraId="474EA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3" w:hRule="atLeast"/>
        </w:trPr>
        <w:tc>
          <w:tcPr>
            <w:tcW w:w="4449" w:type="dxa"/>
            <w:vAlign w:val="center"/>
          </w:tcPr>
          <w:p w14:paraId="4A4CBA28">
            <w:pPr>
              <w:pStyle w:val="3"/>
              <w:spacing w:line="360" w:lineRule="auto"/>
              <w:ind w:firstLine="420"/>
              <w:jc w:val="center"/>
            </w:pPr>
            <w:r>
              <w:drawing>
                <wp:inline distT="0" distB="0" distL="114300" distR="114300">
                  <wp:extent cx="1080135" cy="982345"/>
                  <wp:effectExtent l="0" t="0" r="1905" b="8255"/>
                  <wp:docPr id="1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2"/>
                          <pic:cNvPicPr>
                            <a:picLocks noChangeAspect="1"/>
                          </pic:cNvPicPr>
                        </pic:nvPicPr>
                        <pic:blipFill>
                          <a:blip r:embed="rId52"/>
                          <a:stretch>
                            <a:fillRect/>
                          </a:stretch>
                        </pic:blipFill>
                        <pic:spPr>
                          <a:xfrm>
                            <a:off x="0" y="0"/>
                            <a:ext cx="1080135" cy="982345"/>
                          </a:xfrm>
                          <a:prstGeom prst="rect">
                            <a:avLst/>
                          </a:prstGeom>
                          <a:noFill/>
                          <a:ln>
                            <a:noFill/>
                          </a:ln>
                        </pic:spPr>
                      </pic:pic>
                    </a:graphicData>
                  </a:graphic>
                </wp:inline>
              </w:drawing>
            </w:r>
          </w:p>
          <w:p w14:paraId="7C8E70E3">
            <w:pPr>
              <w:pStyle w:val="3"/>
              <w:spacing w:line="360" w:lineRule="auto"/>
              <w:ind w:firstLine="360"/>
              <w:jc w:val="center"/>
            </w:pPr>
            <w:r>
              <w:rPr>
                <w:rFonts w:cs="Times New Roman"/>
                <w:sz w:val="18"/>
                <w:szCs w:val="18"/>
              </w:rPr>
              <w:t>(b)</w:t>
            </w:r>
          </w:p>
        </w:tc>
        <w:tc>
          <w:tcPr>
            <w:tcW w:w="4073" w:type="dxa"/>
            <w:vAlign w:val="center"/>
          </w:tcPr>
          <w:p w14:paraId="7F8DA4EE">
            <w:pPr>
              <w:pStyle w:val="3"/>
              <w:spacing w:line="240" w:lineRule="auto"/>
              <w:ind w:firstLine="420"/>
              <w:jc w:val="center"/>
            </w:pPr>
            <w:r>
              <w:drawing>
                <wp:inline distT="0" distB="0" distL="114300" distR="114300">
                  <wp:extent cx="1080135" cy="982980"/>
                  <wp:effectExtent l="0" t="0" r="1905" b="7620"/>
                  <wp:docPr id="30" name="图片 63"/>
                  <wp:cNvGraphicFramePr/>
                  <a:graphic xmlns:a="http://schemas.openxmlformats.org/drawingml/2006/main">
                    <a:graphicData uri="http://schemas.openxmlformats.org/drawingml/2006/picture">
                      <pic:pic xmlns:pic="http://schemas.openxmlformats.org/drawingml/2006/picture">
                        <pic:nvPicPr>
                          <pic:cNvPr id="30" name="图片 63"/>
                          <pic:cNvPicPr/>
                        </pic:nvPicPr>
                        <pic:blipFill>
                          <a:blip r:embed="rId53"/>
                          <a:stretch>
                            <a:fillRect/>
                          </a:stretch>
                        </pic:blipFill>
                        <pic:spPr>
                          <a:xfrm>
                            <a:off x="0" y="0"/>
                            <a:ext cx="1080135" cy="982980"/>
                          </a:xfrm>
                          <a:prstGeom prst="rect">
                            <a:avLst/>
                          </a:prstGeom>
                          <a:noFill/>
                          <a:ln>
                            <a:noFill/>
                          </a:ln>
                        </pic:spPr>
                      </pic:pic>
                    </a:graphicData>
                  </a:graphic>
                </wp:inline>
              </w:drawing>
            </w:r>
          </w:p>
          <w:p w14:paraId="77FD3106">
            <w:pPr>
              <w:pStyle w:val="3"/>
              <w:spacing w:line="360" w:lineRule="auto"/>
              <w:ind w:firstLine="360"/>
              <w:jc w:val="center"/>
            </w:pPr>
            <w:r>
              <w:rPr>
                <w:rFonts w:cs="Times New Roman"/>
                <w:sz w:val="18"/>
                <w:szCs w:val="18"/>
              </w:rPr>
              <w:t>(c)</w:t>
            </w:r>
          </w:p>
        </w:tc>
      </w:tr>
      <w:tr w14:paraId="7B10C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38" w:hRule="atLeast"/>
        </w:trPr>
        <w:tc>
          <w:tcPr>
            <w:tcW w:w="4449" w:type="dxa"/>
            <w:vAlign w:val="center"/>
          </w:tcPr>
          <w:p w14:paraId="2FB7DA32">
            <w:pPr>
              <w:pStyle w:val="3"/>
              <w:spacing w:line="360" w:lineRule="auto"/>
              <w:ind w:firstLine="420"/>
              <w:jc w:val="center"/>
            </w:pPr>
            <w:r>
              <w:drawing>
                <wp:inline distT="0" distB="0" distL="114300" distR="114300">
                  <wp:extent cx="1080135" cy="982345"/>
                  <wp:effectExtent l="0" t="0" r="1905" b="8255"/>
                  <wp:docPr id="2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4"/>
                          <pic:cNvPicPr>
                            <a:picLocks noChangeAspect="1"/>
                          </pic:cNvPicPr>
                        </pic:nvPicPr>
                        <pic:blipFill>
                          <a:blip r:embed="rId54"/>
                          <a:stretch>
                            <a:fillRect/>
                          </a:stretch>
                        </pic:blipFill>
                        <pic:spPr>
                          <a:xfrm>
                            <a:off x="0" y="0"/>
                            <a:ext cx="1080135" cy="982345"/>
                          </a:xfrm>
                          <a:prstGeom prst="rect">
                            <a:avLst/>
                          </a:prstGeom>
                          <a:noFill/>
                          <a:ln>
                            <a:noFill/>
                          </a:ln>
                        </pic:spPr>
                      </pic:pic>
                    </a:graphicData>
                  </a:graphic>
                </wp:inline>
              </w:drawing>
            </w:r>
          </w:p>
          <w:p w14:paraId="3B3A89C7">
            <w:pPr>
              <w:pStyle w:val="3"/>
              <w:spacing w:line="360" w:lineRule="auto"/>
              <w:ind w:firstLine="360"/>
              <w:jc w:val="center"/>
            </w:pPr>
            <w:r>
              <w:rPr>
                <w:rFonts w:cs="Times New Roman"/>
                <w:sz w:val="18"/>
                <w:szCs w:val="18"/>
              </w:rPr>
              <w:t>(d)</w:t>
            </w:r>
          </w:p>
        </w:tc>
        <w:tc>
          <w:tcPr>
            <w:tcW w:w="4073" w:type="dxa"/>
            <w:vAlign w:val="center"/>
          </w:tcPr>
          <w:p w14:paraId="4FC47A6C">
            <w:pPr>
              <w:pStyle w:val="3"/>
              <w:spacing w:line="360" w:lineRule="auto"/>
              <w:ind w:firstLine="420"/>
              <w:jc w:val="center"/>
            </w:pPr>
            <w:r>
              <w:drawing>
                <wp:inline distT="0" distB="0" distL="114300" distR="114300">
                  <wp:extent cx="1080135" cy="982345"/>
                  <wp:effectExtent l="0" t="0" r="1905" b="8255"/>
                  <wp:docPr id="1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5"/>
                          <pic:cNvPicPr>
                            <a:picLocks noChangeAspect="1"/>
                          </pic:cNvPicPr>
                        </pic:nvPicPr>
                        <pic:blipFill>
                          <a:blip r:embed="rId55"/>
                          <a:stretch>
                            <a:fillRect/>
                          </a:stretch>
                        </pic:blipFill>
                        <pic:spPr>
                          <a:xfrm>
                            <a:off x="0" y="0"/>
                            <a:ext cx="1080135" cy="982345"/>
                          </a:xfrm>
                          <a:prstGeom prst="rect">
                            <a:avLst/>
                          </a:prstGeom>
                          <a:noFill/>
                          <a:ln>
                            <a:noFill/>
                          </a:ln>
                        </pic:spPr>
                      </pic:pic>
                    </a:graphicData>
                  </a:graphic>
                </wp:inline>
              </w:drawing>
            </w:r>
          </w:p>
          <w:p w14:paraId="3F9966FD">
            <w:pPr>
              <w:pStyle w:val="3"/>
              <w:spacing w:line="360" w:lineRule="auto"/>
              <w:ind w:firstLine="360"/>
              <w:jc w:val="center"/>
            </w:pPr>
            <w:r>
              <w:rPr>
                <w:rFonts w:cs="Times New Roman"/>
                <w:sz w:val="18"/>
                <w:szCs w:val="18"/>
              </w:rPr>
              <w:t>(e)</w:t>
            </w:r>
          </w:p>
        </w:tc>
      </w:tr>
    </w:tbl>
    <w:p w14:paraId="6461AB36">
      <w:pPr>
        <w:spacing w:line="240" w:lineRule="exact"/>
        <w:jc w:val="center"/>
        <w:rPr>
          <w:rFonts w:cs="Times New Roman"/>
          <w:sz w:val="18"/>
          <w:szCs w:val="18"/>
        </w:rPr>
      </w:pPr>
      <w:r>
        <w:rPr>
          <w:rFonts w:hint="eastAsia" w:ascii="宋体" w:hAnsi="宋体" w:cs="宋体"/>
          <w:sz w:val="18"/>
          <w:szCs w:val="18"/>
        </w:rPr>
        <w:t>图</w:t>
      </w:r>
      <w:r>
        <w:rPr>
          <w:rFonts w:hint="eastAsia" w:cs="Times New Roman"/>
          <w:sz w:val="18"/>
          <w:szCs w:val="18"/>
        </w:rPr>
        <w:t>6</w:t>
      </w:r>
      <w:r>
        <w:rPr>
          <w:rFonts w:hint="eastAsia" w:ascii="宋体" w:hAnsi="宋体" w:cs="宋体"/>
          <w:sz w:val="18"/>
          <w:szCs w:val="18"/>
        </w:rPr>
        <w:t xml:space="preserve"> </w:t>
      </w:r>
      <w:r>
        <w:rPr>
          <w:rFonts w:cs="Times New Roman"/>
          <w:sz w:val="18"/>
          <w:szCs w:val="18"/>
        </w:rPr>
        <w:t>MRC</w:t>
      </w:r>
      <w:r>
        <w:rPr>
          <w:rFonts w:hint="eastAsia" w:ascii="宋体" w:hAnsi="宋体" w:cs="宋体"/>
          <w:sz w:val="18"/>
          <w:szCs w:val="18"/>
        </w:rPr>
        <w:t>自动测试靶标特征提取方法。（</w:t>
      </w:r>
      <w:r>
        <w:rPr>
          <w:rFonts w:cs="Times New Roman"/>
          <w:sz w:val="18"/>
          <w:szCs w:val="18"/>
        </w:rPr>
        <w:t>a</w:t>
      </w:r>
      <w:r>
        <w:rPr>
          <w:rFonts w:hint="eastAsia" w:ascii="宋体" w:hAnsi="宋体" w:cs="宋体"/>
          <w:sz w:val="18"/>
          <w:szCs w:val="18"/>
        </w:rPr>
        <w:t>）原图；（</w:t>
      </w:r>
      <w:r>
        <w:rPr>
          <w:rFonts w:cs="Times New Roman"/>
          <w:sz w:val="18"/>
          <w:szCs w:val="18"/>
        </w:rPr>
        <w:t>b</w:t>
      </w:r>
      <w:r>
        <w:rPr>
          <w:rFonts w:hint="eastAsia" w:ascii="宋体" w:hAnsi="宋体" w:cs="宋体"/>
          <w:sz w:val="18"/>
          <w:szCs w:val="18"/>
        </w:rPr>
        <w:t>）二值化图像；（</w:t>
      </w:r>
      <w:r>
        <w:rPr>
          <w:rFonts w:cs="Times New Roman"/>
          <w:sz w:val="18"/>
          <w:szCs w:val="18"/>
        </w:rPr>
        <w:t>c</w:t>
      </w:r>
      <w:r>
        <w:rPr>
          <w:rFonts w:hint="eastAsia" w:ascii="宋体" w:hAnsi="宋体" w:cs="宋体"/>
          <w:sz w:val="18"/>
          <w:szCs w:val="18"/>
        </w:rPr>
        <w:t>）</w:t>
      </w:r>
      <w:r>
        <w:rPr>
          <w:rFonts w:hint="eastAsia" w:cs="Times New Roman"/>
          <w:sz w:val="18"/>
          <w:szCs w:val="18"/>
        </w:rPr>
        <w:t>soble</w:t>
      </w:r>
      <w:r>
        <w:rPr>
          <w:rFonts w:hint="eastAsia" w:ascii="宋体" w:hAnsi="宋体" w:cs="宋体"/>
          <w:sz w:val="18"/>
          <w:szCs w:val="18"/>
        </w:rPr>
        <w:t>算子；（</w:t>
      </w:r>
      <w:r>
        <w:rPr>
          <w:rFonts w:hint="eastAsia" w:cs="Times New Roman"/>
          <w:sz w:val="18"/>
          <w:szCs w:val="18"/>
        </w:rPr>
        <w:t>d</w:t>
      </w:r>
      <w:r>
        <w:rPr>
          <w:rFonts w:hint="eastAsia" w:ascii="宋体" w:hAnsi="宋体" w:cs="宋体"/>
          <w:sz w:val="18"/>
          <w:szCs w:val="18"/>
        </w:rPr>
        <w:t>）</w:t>
      </w:r>
      <w:r>
        <w:rPr>
          <w:rFonts w:hint="eastAsia" w:cs="Times New Roman"/>
          <w:sz w:val="18"/>
          <w:szCs w:val="18"/>
        </w:rPr>
        <w:t>prewitt</w:t>
      </w:r>
      <w:r>
        <w:rPr>
          <w:rFonts w:hint="eastAsia" w:ascii="宋体" w:hAnsi="宋体" w:cs="宋体"/>
          <w:sz w:val="18"/>
          <w:szCs w:val="18"/>
        </w:rPr>
        <w:t>算子；（</w:t>
      </w:r>
      <w:r>
        <w:rPr>
          <w:rFonts w:hint="eastAsia" w:cs="Times New Roman"/>
          <w:sz w:val="18"/>
          <w:szCs w:val="18"/>
        </w:rPr>
        <w:t>e</w:t>
      </w:r>
      <w:r>
        <w:rPr>
          <w:rFonts w:hint="eastAsia" w:ascii="宋体" w:hAnsi="宋体" w:cs="宋体"/>
          <w:sz w:val="18"/>
          <w:szCs w:val="18"/>
        </w:rPr>
        <w:t>）</w:t>
      </w:r>
      <w:r>
        <w:rPr>
          <w:rFonts w:hint="eastAsia" w:cs="Times New Roman"/>
          <w:sz w:val="18"/>
          <w:szCs w:val="18"/>
        </w:rPr>
        <w:t>roberts算子</w:t>
      </w:r>
      <w:bookmarkStart w:id="16" w:name="_GoBack"/>
      <w:bookmarkEnd w:id="16"/>
    </w:p>
    <w:p w14:paraId="11F211E2">
      <w:pPr>
        <w:jc w:val="center"/>
        <w:rPr>
          <w:rFonts w:cs="Times New Roman"/>
        </w:rPr>
      </w:pPr>
      <w:r>
        <w:rPr>
          <w:rStyle w:val="16"/>
          <w:rFonts w:eastAsia="Segoe UI" w:cs="Times New Roman"/>
          <w:b w:val="0"/>
          <w:sz w:val="18"/>
          <w:szCs w:val="18"/>
          <w:shd w:val="clear" w:color="auto" w:fill="FFFFFF"/>
        </w:rPr>
        <w:t>Fig.</w:t>
      </w:r>
      <w:r>
        <w:rPr>
          <w:rStyle w:val="16"/>
          <w:rFonts w:hint="eastAsia" w:cs="Times New Roman"/>
          <w:b w:val="0"/>
          <w:sz w:val="18"/>
          <w:szCs w:val="18"/>
          <w:shd w:val="clear" w:color="auto" w:fill="FFFFFF"/>
        </w:rPr>
        <w:t>6</w:t>
      </w:r>
      <w:r>
        <w:rPr>
          <w:rFonts w:eastAsia="Segoe UI" w:cs="Times New Roman"/>
          <w:sz w:val="18"/>
          <w:szCs w:val="18"/>
          <w:shd w:val="clear" w:color="auto" w:fill="FFFFFF"/>
        </w:rPr>
        <w:t xml:space="preserve"> Feature extraction method for MRC automatic test targets. (a) </w:t>
      </w:r>
      <w:r>
        <w:rPr>
          <w:rFonts w:hint="eastAsia" w:cs="Times New Roman"/>
          <w:sz w:val="18"/>
          <w:szCs w:val="18"/>
          <w:shd w:val="clear" w:color="auto" w:fill="FFFFFF"/>
        </w:rPr>
        <w:t>O</w:t>
      </w:r>
      <w:r>
        <w:rPr>
          <w:rFonts w:eastAsia="Segoe UI" w:cs="Times New Roman"/>
          <w:sz w:val="18"/>
          <w:szCs w:val="18"/>
          <w:shd w:val="clear" w:color="auto" w:fill="FFFFFF"/>
        </w:rPr>
        <w:t xml:space="preserve">riginal image; (b) </w:t>
      </w:r>
      <w:r>
        <w:rPr>
          <w:rFonts w:hint="eastAsia" w:cs="Times New Roman"/>
          <w:sz w:val="18"/>
          <w:szCs w:val="18"/>
          <w:shd w:val="clear" w:color="auto" w:fill="FFFFFF"/>
        </w:rPr>
        <w:t>B</w:t>
      </w:r>
      <w:r>
        <w:rPr>
          <w:rFonts w:eastAsia="Segoe UI" w:cs="Times New Roman"/>
          <w:sz w:val="18"/>
          <w:szCs w:val="18"/>
          <w:shd w:val="clear" w:color="auto" w:fill="FFFFFF"/>
        </w:rPr>
        <w:t>inarized image; (c) Sobel operator; (d) Prewitt operator; (e) Roberts operator</w:t>
      </w:r>
    </w:p>
    <w:p w14:paraId="0EA4C7B9">
      <w:pPr>
        <w:adjustRightInd w:val="0"/>
        <w:ind w:left="210" w:hanging="210" w:hangingChars="100"/>
        <w:jc w:val="center"/>
        <w:rPr>
          <w:rFonts w:hint="eastAsia" w:eastAsia="宋体"/>
          <w:lang w:eastAsia="zh-CN"/>
        </w:rPr>
      </w:pPr>
      <w:r>
        <w:rPr>
          <w:rFonts w:hint="eastAsia" w:eastAsia="宋体"/>
          <w:lang w:eastAsia="zh-CN"/>
        </w:rPr>
        <w:drawing>
          <wp:inline distT="0" distB="0" distL="114300" distR="114300">
            <wp:extent cx="2741930" cy="2992755"/>
            <wp:effectExtent l="0" t="0" r="1270" b="9525"/>
            <wp:docPr id="4" name="图片 4" descr="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66"/>
                    <pic:cNvPicPr>
                      <a:picLocks noChangeAspect="1"/>
                    </pic:cNvPicPr>
                  </pic:nvPicPr>
                  <pic:blipFill>
                    <a:blip r:embed="rId56"/>
                    <a:stretch>
                      <a:fillRect/>
                    </a:stretch>
                  </pic:blipFill>
                  <pic:spPr>
                    <a:xfrm>
                      <a:off x="0" y="0"/>
                      <a:ext cx="2741930" cy="2992755"/>
                    </a:xfrm>
                    <a:prstGeom prst="rect">
                      <a:avLst/>
                    </a:prstGeom>
                  </pic:spPr>
                </pic:pic>
              </a:graphicData>
            </a:graphic>
          </wp:inline>
        </w:drawing>
      </w:r>
    </w:p>
    <w:p w14:paraId="628EB5A8">
      <w:pPr>
        <w:spacing w:line="240" w:lineRule="exact"/>
        <w:jc w:val="center"/>
        <w:rPr>
          <w:rFonts w:hint="eastAsia" w:ascii="宋体" w:hAnsi="宋体" w:cs="宋体"/>
          <w:sz w:val="18"/>
          <w:szCs w:val="18"/>
        </w:rPr>
      </w:pPr>
      <w:r>
        <w:rPr>
          <w:rFonts w:hint="eastAsia" w:ascii="宋体" w:hAnsi="宋体" w:cs="宋体"/>
          <w:sz w:val="18"/>
          <w:szCs w:val="18"/>
        </w:rPr>
        <w:t>图</w:t>
      </w:r>
      <w:r>
        <w:rPr>
          <w:rFonts w:hint="eastAsia" w:cs="Times New Roman"/>
          <w:sz w:val="18"/>
          <w:szCs w:val="18"/>
        </w:rPr>
        <w:t>7</w:t>
      </w:r>
      <w:r>
        <w:rPr>
          <w:rFonts w:hint="eastAsia" w:ascii="宋体" w:hAnsi="宋体" w:cs="宋体"/>
          <w:sz w:val="18"/>
          <w:szCs w:val="18"/>
        </w:rPr>
        <w:t xml:space="preserve"> MRC自动测试数据处理流程</w:t>
      </w:r>
    </w:p>
    <w:p w14:paraId="17DBE9BE">
      <w:pPr>
        <w:spacing w:line="240" w:lineRule="exact"/>
        <w:jc w:val="center"/>
        <w:rPr>
          <w:rFonts w:eastAsia="仿宋" w:cs="Times New Roman"/>
          <w:b/>
          <w:bCs/>
          <w:sz w:val="18"/>
          <w:szCs w:val="18"/>
          <w:highlight w:val="yellow"/>
        </w:rPr>
      </w:pPr>
      <w:r>
        <w:rPr>
          <w:rStyle w:val="16"/>
          <w:rFonts w:eastAsia="Segoe UI" w:cs="Times New Roman"/>
          <w:b w:val="0"/>
          <w:sz w:val="18"/>
          <w:szCs w:val="18"/>
          <w:shd w:val="clear" w:color="auto" w:fill="FFFFFF"/>
        </w:rPr>
        <w:t>Fig.</w:t>
      </w:r>
      <w:r>
        <w:rPr>
          <w:rStyle w:val="16"/>
          <w:rFonts w:hint="eastAsia" w:cs="Times New Roman"/>
          <w:b w:val="0"/>
          <w:sz w:val="18"/>
          <w:szCs w:val="18"/>
          <w:shd w:val="clear" w:color="auto" w:fill="FFFFFF"/>
        </w:rPr>
        <w:t>7</w:t>
      </w:r>
      <w:r>
        <w:rPr>
          <w:rFonts w:eastAsia="Segoe UI" w:cs="Times New Roman"/>
          <w:sz w:val="18"/>
          <w:szCs w:val="18"/>
          <w:shd w:val="clear" w:color="auto" w:fill="FFFFFF"/>
        </w:rPr>
        <w:t xml:space="preserve"> MRC automated test data processing workflo</w:t>
      </w:r>
      <w:r>
        <w:rPr>
          <w:rFonts w:hint="eastAsia" w:cs="Times New Roman"/>
          <w:sz w:val="18"/>
          <w:szCs w:val="18"/>
          <w:shd w:val="clear" w:color="auto" w:fill="FFFFFF"/>
        </w:rPr>
        <w:t>w</w:t>
      </w:r>
    </w:p>
    <w:p w14:paraId="6AA2CD3A">
      <w:pPr>
        <w:adjustRightInd w:val="0"/>
        <w:spacing w:line="360" w:lineRule="auto"/>
        <w:ind w:firstLine="420" w:firstLineChars="200"/>
        <w:jc w:val="left"/>
        <w:rPr>
          <w:rFonts w:cs="Times New Roman"/>
        </w:rPr>
      </w:pPr>
      <w:r>
        <w:rPr>
          <w:rFonts w:hint="eastAsia" w:cs="Times New Roman"/>
        </w:rPr>
        <w:t>首先对所获取的图像进行降噪等预处理，</w:t>
      </w:r>
      <w:r>
        <w:rPr>
          <w:rFonts w:hint="eastAsia" w:cs="Times New Roman"/>
          <w:lang w:val="en-US" w:eastAsia="zh-CN"/>
        </w:rPr>
        <w:t>然后对靶标状态进行检测，如果图像存在低对比度或角度偏差的情况，进行额外的处理，</w:t>
      </w:r>
      <w:r>
        <w:rPr>
          <w:rFonts w:hint="eastAsia" w:cs="Times New Roman"/>
        </w:rPr>
        <w:t>再对基准靶标进行提取。如图8（a）所示，基准靶标定义为USAF1951靶标中的黑色正方形靶标，利用其图形特性、位置特性相对明显等优点，便于使用边缘提取算法进行提取。</w:t>
      </w:r>
    </w:p>
    <w:p w14:paraId="02A8148C">
      <w:pPr>
        <w:adjustRightInd w:val="0"/>
        <w:spacing w:line="360" w:lineRule="auto"/>
        <w:ind w:firstLine="420" w:firstLineChars="200"/>
        <w:jc w:val="left"/>
        <w:rPr>
          <w:rFonts w:cs="Times New Roman"/>
        </w:rPr>
      </w:pPr>
      <w:r>
        <w:rPr>
          <w:rFonts w:hint="eastAsia" w:cs="Times New Roman"/>
        </w:rPr>
        <w:t>然后，利用靶标图像中每组靶标的结构特性，对基准靶标的位置进行平移缩放，得到每一组靶标的具体位置，如图8（b）所示，建立靶标结构</w:t>
      </w:r>
      <w:r>
        <w:rPr>
          <w:rFonts w:hint="eastAsia" w:ascii="宋体" w:hAnsi="宋体" w:cs="宋体"/>
        </w:rPr>
        <w:t>-</w:t>
      </w:r>
      <w:r>
        <w:rPr>
          <w:rFonts w:hint="eastAsia" w:cs="Times New Roman"/>
        </w:rPr>
        <w:t>空间频率映射模型。各组靶标的缩放比例，可以由公式（7）计算线长后换算得到。</w:t>
      </w:r>
    </w:p>
    <w:p w14:paraId="0528F69C">
      <w:pPr>
        <w:pStyle w:val="28"/>
      </w:pPr>
      <w:r>
        <w:tab/>
      </w:r>
      <w:r>
        <w:rPr>
          <w:position w:val="-54"/>
        </w:rPr>
        <w:object>
          <v:shape id="_x0000_i1044" o:spt="75" type="#_x0000_t75" style="height:46pt;width:222pt;" o:ole="t" filled="f" o:preferrelative="t" stroked="f" coordsize="21600,21600">
            <v:path/>
            <v:fill on="f" focussize="0,0"/>
            <v:stroke on="f" joinstyle="miter"/>
            <v:imagedata r:id="rId58" o:title=""/>
            <o:lock v:ext="edit" aspectratio="t"/>
            <w10:wrap type="none"/>
            <w10:anchorlock/>
          </v:shape>
          <o:OLEObject Type="Embed" ProgID="Equation.DSMT4" ShapeID="_x0000_i1044" DrawAspect="Content" ObjectID="_1468075744" r:id="rId57">
            <o:LockedField>false</o:LockedField>
          </o:OLEObject>
        </w:object>
      </w:r>
      <w:r>
        <w:t xml:space="preserve"> </w:t>
      </w:r>
      <w:r>
        <w:rPr>
          <w:rFonts w:hint="eastAsia"/>
        </w:rPr>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0F89778C">
      <w:pPr>
        <w:adjustRightInd w:val="0"/>
        <w:ind w:firstLine="420" w:firstLineChars="200"/>
        <w:jc w:val="left"/>
        <w:rPr>
          <w:rFonts w:cs="Times New Roman"/>
        </w:rPr>
      </w:pPr>
      <w:r>
        <w:rPr>
          <w:rFonts w:hint="eastAsia" w:cs="Times New Roman"/>
        </w:rPr>
        <w:t>其中，</w:t>
      </w:r>
      <w:r>
        <w:rPr>
          <w:rFonts w:cs="Times New Roman"/>
          <w:position w:val="-10"/>
        </w:rPr>
        <w:object>
          <v:shape id="_x0000_i1045" o:spt="75" type="#_x0000_t75" style="height:16pt;width:74pt;" o:ole="t" filled="f" o:preferrelative="t" stroked="f" coordsize="21600,21600">
            <v:path/>
            <v:fill on="f" focussize="0,0"/>
            <v:stroke on="f" joinstyle="miter"/>
            <v:imagedata r:id="rId60" o:title=""/>
            <o:lock v:ext="edit" aspectratio="t"/>
            <w10:wrap type="none"/>
            <w10:anchorlock/>
          </v:shape>
          <o:OLEObject Type="Embed" ProgID="Equation.DSMT4" ShapeID="_x0000_i1045" DrawAspect="Content" ObjectID="_1468075745" r:id="rId59">
            <o:LockedField>false</o:LockedField>
          </o:OLEObject>
        </w:object>
      </w:r>
      <w:r>
        <w:rPr>
          <w:rFonts w:hint="eastAsia" w:cs="Times New Roman"/>
        </w:rPr>
        <w:t>为靶标的组号，</w:t>
      </w:r>
      <w:r>
        <w:rPr>
          <w:rFonts w:cs="Times New Roman"/>
          <w:position w:val="-6"/>
        </w:rPr>
        <w:object>
          <v:shape id="_x0000_i1046" o:spt="75" type="#_x0000_t75" style="height:14pt;width:84pt;" o:ole="t" filled="f" o:preferrelative="t" stroked="f" coordsize="21600,21600">
            <v:path/>
            <v:fill on="f" focussize="0,0"/>
            <v:stroke on="f" joinstyle="miter"/>
            <v:imagedata r:id="rId62" o:title=""/>
            <o:lock v:ext="edit" aspectratio="t"/>
            <w10:wrap type="none"/>
            <w10:anchorlock/>
          </v:shape>
          <o:OLEObject Type="Embed" ProgID="Equation.DSMT4" ShapeID="_x0000_i1046" DrawAspect="Content" ObjectID="_1468075746" r:id="rId61">
            <o:LockedField>false</o:LockedField>
          </o:OLEObject>
        </w:object>
      </w:r>
      <w:r>
        <w:rPr>
          <w:rFonts w:hint="eastAsia" w:cs="Times New Roman"/>
        </w:rPr>
        <w:t>为靶标的组内序号。</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A7E8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vAlign w:val="center"/>
          </w:tcPr>
          <w:p w14:paraId="27BBFB29">
            <w:pPr>
              <w:pStyle w:val="3"/>
              <w:ind w:firstLine="360"/>
              <w:jc w:val="center"/>
              <w:rPr>
                <w:rFonts w:cs="Times New Roman"/>
                <w:sz w:val="18"/>
                <w:szCs w:val="18"/>
              </w:rPr>
            </w:pPr>
            <w:r>
              <w:rPr>
                <w:rFonts w:cs="Times New Roman"/>
                <w:sz w:val="18"/>
                <w:szCs w:val="18"/>
              </w:rPr>
              <w:drawing>
                <wp:inline distT="0" distB="0" distL="114300" distR="114300">
                  <wp:extent cx="1080135" cy="1080135"/>
                  <wp:effectExtent l="0" t="0" r="1905" b="1905"/>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63"/>
                          <a:stretch>
                            <a:fillRect/>
                          </a:stretch>
                        </pic:blipFill>
                        <pic:spPr>
                          <a:xfrm>
                            <a:off x="0" y="0"/>
                            <a:ext cx="1080135" cy="1080135"/>
                          </a:xfrm>
                          <a:prstGeom prst="rect">
                            <a:avLst/>
                          </a:prstGeom>
                          <a:noFill/>
                          <a:ln>
                            <a:noFill/>
                          </a:ln>
                        </pic:spPr>
                      </pic:pic>
                    </a:graphicData>
                  </a:graphic>
                </wp:inline>
              </w:drawing>
            </w:r>
          </w:p>
          <w:p w14:paraId="719F1F28">
            <w:pPr>
              <w:pStyle w:val="3"/>
              <w:ind w:firstLine="360"/>
              <w:jc w:val="center"/>
              <w:rPr>
                <w:rFonts w:cs="Times New Roman"/>
                <w:sz w:val="18"/>
                <w:szCs w:val="18"/>
              </w:rPr>
            </w:pPr>
            <w:r>
              <w:rPr>
                <w:rFonts w:cs="Times New Roman"/>
                <w:sz w:val="18"/>
                <w:szCs w:val="18"/>
              </w:rPr>
              <w:t>（a）</w:t>
            </w:r>
          </w:p>
        </w:tc>
        <w:tc>
          <w:tcPr>
            <w:tcW w:w="4261" w:type="dxa"/>
            <w:vAlign w:val="center"/>
          </w:tcPr>
          <w:p w14:paraId="007B4020">
            <w:pPr>
              <w:pStyle w:val="3"/>
              <w:ind w:firstLine="360"/>
              <w:jc w:val="center"/>
              <w:rPr>
                <w:rFonts w:cs="Times New Roman"/>
                <w:sz w:val="18"/>
                <w:szCs w:val="18"/>
              </w:rPr>
            </w:pPr>
            <w:r>
              <w:rPr>
                <w:rFonts w:cs="Times New Roman"/>
                <w:sz w:val="18"/>
                <w:szCs w:val="18"/>
              </w:rPr>
              <w:drawing>
                <wp:inline distT="0" distB="0" distL="114300" distR="114300">
                  <wp:extent cx="1080135" cy="1080135"/>
                  <wp:effectExtent l="0" t="0" r="1905" b="1905"/>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64"/>
                          <a:stretch>
                            <a:fillRect/>
                          </a:stretch>
                        </pic:blipFill>
                        <pic:spPr>
                          <a:xfrm>
                            <a:off x="0" y="0"/>
                            <a:ext cx="1080135" cy="1080135"/>
                          </a:xfrm>
                          <a:prstGeom prst="rect">
                            <a:avLst/>
                          </a:prstGeom>
                        </pic:spPr>
                      </pic:pic>
                    </a:graphicData>
                  </a:graphic>
                </wp:inline>
              </w:drawing>
            </w:r>
          </w:p>
          <w:p w14:paraId="1357CDCA">
            <w:pPr>
              <w:pStyle w:val="3"/>
              <w:ind w:firstLine="360"/>
              <w:jc w:val="center"/>
              <w:rPr>
                <w:rFonts w:cs="Times New Roman"/>
                <w:sz w:val="18"/>
                <w:szCs w:val="18"/>
              </w:rPr>
            </w:pPr>
            <w:r>
              <w:rPr>
                <w:rFonts w:cs="Times New Roman"/>
                <w:sz w:val="18"/>
                <w:szCs w:val="18"/>
              </w:rPr>
              <w:t>（b）</w:t>
            </w:r>
          </w:p>
        </w:tc>
      </w:tr>
    </w:tbl>
    <w:p w14:paraId="06C4EB01">
      <w:pPr>
        <w:spacing w:line="240" w:lineRule="exact"/>
        <w:jc w:val="center"/>
        <w:rPr>
          <w:rFonts w:hint="eastAsia" w:ascii="宋体" w:hAnsi="宋体" w:cs="宋体"/>
          <w:sz w:val="18"/>
          <w:szCs w:val="18"/>
        </w:rPr>
      </w:pPr>
      <w:r>
        <w:rPr>
          <w:rFonts w:ascii="宋体" w:hAnsi="宋体" w:cs="宋体"/>
          <w:sz w:val="18"/>
          <w:szCs w:val="18"/>
        </w:rPr>
        <w:t>图</w:t>
      </w:r>
      <w:r>
        <w:rPr>
          <w:rFonts w:hint="eastAsia" w:cs="Times New Roman"/>
          <w:sz w:val="18"/>
          <w:szCs w:val="18"/>
        </w:rPr>
        <w:t>8</w:t>
      </w:r>
      <w:r>
        <w:rPr>
          <w:rFonts w:ascii="宋体" w:hAnsi="宋体" w:cs="宋体"/>
          <w:sz w:val="18"/>
          <w:szCs w:val="18"/>
        </w:rPr>
        <w:t xml:space="preserve"> </w:t>
      </w:r>
      <w:r>
        <w:rPr>
          <w:rFonts w:hint="eastAsia" w:ascii="宋体" w:hAnsi="宋体" w:cs="宋体"/>
          <w:sz w:val="18"/>
          <w:szCs w:val="18"/>
        </w:rPr>
        <w:t>靶标边缘提取效果。（</w:t>
      </w:r>
      <w:r>
        <w:rPr>
          <w:rFonts w:cs="Times New Roman"/>
          <w:sz w:val="18"/>
          <w:szCs w:val="18"/>
        </w:rPr>
        <w:t>a</w:t>
      </w:r>
      <w:r>
        <w:rPr>
          <w:rFonts w:hint="eastAsia" w:ascii="宋体" w:hAnsi="宋体" w:cs="宋体"/>
          <w:sz w:val="18"/>
          <w:szCs w:val="18"/>
        </w:rPr>
        <w:t>）基准靶标；（</w:t>
      </w:r>
      <w:r>
        <w:rPr>
          <w:rFonts w:cs="Times New Roman"/>
          <w:sz w:val="18"/>
          <w:szCs w:val="18"/>
        </w:rPr>
        <w:t>b</w:t>
      </w:r>
      <w:r>
        <w:rPr>
          <w:rFonts w:hint="eastAsia" w:ascii="宋体" w:hAnsi="宋体" w:cs="宋体"/>
          <w:sz w:val="18"/>
          <w:szCs w:val="18"/>
        </w:rPr>
        <w:t>）靶标位置提取</w:t>
      </w:r>
    </w:p>
    <w:p w14:paraId="4B782B6D">
      <w:pPr>
        <w:pStyle w:val="3"/>
        <w:spacing w:line="240" w:lineRule="exact"/>
        <w:ind w:firstLine="0" w:firstLineChars="0"/>
        <w:jc w:val="center"/>
        <w:rPr>
          <w:rFonts w:hint="eastAsia" w:ascii="仿宋" w:hAnsi="仿宋" w:eastAsia="仿宋" w:cs="仿宋"/>
          <w:b/>
          <w:bCs/>
          <w:sz w:val="16"/>
          <w:szCs w:val="20"/>
        </w:rPr>
      </w:pPr>
      <w:r>
        <w:rPr>
          <w:rStyle w:val="16"/>
          <w:rFonts w:eastAsia="Segoe UI" w:cs="Times New Roman"/>
          <w:b w:val="0"/>
          <w:sz w:val="18"/>
          <w:szCs w:val="18"/>
          <w:shd w:val="clear" w:color="auto" w:fill="FFFFFF"/>
        </w:rPr>
        <w:t>Fig.</w:t>
      </w:r>
      <w:r>
        <w:rPr>
          <w:rStyle w:val="16"/>
          <w:rFonts w:hint="eastAsia" w:cs="Times New Roman"/>
          <w:b w:val="0"/>
          <w:sz w:val="18"/>
          <w:szCs w:val="18"/>
          <w:shd w:val="clear" w:color="auto" w:fill="FFFFFF"/>
        </w:rPr>
        <w:t>8</w:t>
      </w:r>
      <w:r>
        <w:rPr>
          <w:rFonts w:eastAsia="Segoe UI" w:cs="Times New Roman"/>
          <w:sz w:val="18"/>
          <w:szCs w:val="18"/>
          <w:shd w:val="clear" w:color="auto" w:fill="FFFFFF"/>
        </w:rPr>
        <w:t xml:space="preserve"> Edge extraction result of the target</w:t>
      </w:r>
      <w:r>
        <w:rPr>
          <w:rFonts w:hint="eastAsia" w:cs="Times New Roman"/>
          <w:sz w:val="18"/>
          <w:szCs w:val="18"/>
          <w:shd w:val="clear" w:color="auto" w:fill="FFFFFF"/>
        </w:rPr>
        <w:t xml:space="preserve">. (a) </w:t>
      </w:r>
      <w:r>
        <w:rPr>
          <w:rFonts w:eastAsia="Segoe UI" w:cs="Times New Roman"/>
          <w:sz w:val="18"/>
          <w:szCs w:val="18"/>
          <w:shd w:val="clear" w:color="auto" w:fill="FFFFFF"/>
        </w:rPr>
        <w:t>Reference target</w:t>
      </w:r>
      <w:r>
        <w:rPr>
          <w:rFonts w:hint="eastAsia" w:cs="Times New Roman"/>
          <w:sz w:val="18"/>
          <w:szCs w:val="18"/>
          <w:shd w:val="clear" w:color="auto" w:fill="FFFFFF"/>
        </w:rPr>
        <w:t xml:space="preserve">; (b) </w:t>
      </w:r>
      <w:r>
        <w:rPr>
          <w:rFonts w:eastAsia="Segoe UI" w:cs="Times New Roman"/>
          <w:sz w:val="18"/>
          <w:szCs w:val="18"/>
          <w:shd w:val="clear" w:color="auto" w:fill="FFFFFF"/>
        </w:rPr>
        <w:t>Target position extraction</w:t>
      </w:r>
    </w:p>
    <w:p w14:paraId="0EB17362">
      <w:pPr>
        <w:spacing w:line="360" w:lineRule="auto"/>
        <w:ind w:firstLine="420" w:firstLineChars="200"/>
        <w:jc w:val="both"/>
        <w:rPr>
          <w:rStyle w:val="16"/>
          <w:rFonts w:eastAsia="Segoe UI" w:cs="Times New Roman"/>
          <w:b w:val="0"/>
          <w:sz w:val="18"/>
          <w:szCs w:val="18"/>
          <w:shd w:val="clear" w:color="auto" w:fill="FFFFFF"/>
        </w:rPr>
      </w:pPr>
      <w:r>
        <w:rPr>
          <w:rFonts w:hint="eastAsia" w:cs="Times New Roman"/>
        </w:rPr>
        <w:t>在获得每组靶标位置后，采用灰度波峰</w:t>
      </w:r>
      <w:r>
        <w:rPr>
          <w:rFonts w:hint="eastAsia" w:ascii="宋体" w:hAnsi="宋体" w:cs="宋体"/>
        </w:rPr>
        <w:t>-</w:t>
      </w:r>
      <w:r>
        <w:rPr>
          <w:rFonts w:hint="eastAsia" w:cs="Times New Roman"/>
        </w:rPr>
        <w:t>谷算法对提取的灰度值进行处理。以横向</w:t>
      </w:r>
      <w:r>
        <w:rPr>
          <w:rFonts w:hint="eastAsia" w:cs="Times New Roman"/>
          <w:lang w:val="en-US" w:eastAsia="zh-CN"/>
        </w:rPr>
        <w:t>三杆</w:t>
      </w:r>
      <w:r>
        <w:rPr>
          <w:rFonts w:hint="eastAsia" w:cs="Times New Roman"/>
        </w:rPr>
        <w:t>靶标为例，算法首先提取靶标区域内每一列垂直方向的灰度剖面；对每个剖面进行平滑和极值检测后，依据图</w:t>
      </w:r>
      <w:r>
        <w:rPr>
          <w:rFonts w:hint="eastAsia" w:cs="Times New Roman"/>
          <w:lang w:val="en-US" w:eastAsia="zh-CN"/>
        </w:rPr>
        <w:t>9</w:t>
      </w:r>
      <w:r>
        <w:rPr>
          <w:rFonts w:hint="eastAsia" w:cs="Times New Roman"/>
        </w:rPr>
        <w:t>（a）所示的三杆靶的周期性规律提取灰度值波峰与波谷，同时排除图</w:t>
      </w:r>
      <w:r>
        <w:rPr>
          <w:rFonts w:hint="eastAsia" w:cs="Times New Roman"/>
          <w:lang w:val="en-US" w:eastAsia="zh-CN"/>
        </w:rPr>
        <w:t>9</w:t>
      </w:r>
      <w:r>
        <w:rPr>
          <w:rFonts w:hint="eastAsia" w:cs="Times New Roman"/>
        </w:rPr>
        <w:t>（b）所示的因图像缺陷或定位误差产生的伪极值。随后，针对每个剖面中完整的波峰</w:t>
      </w:r>
      <w:r>
        <w:rPr>
          <w:rFonts w:hint="eastAsia" w:ascii="宋体" w:hAnsi="宋体" w:cs="宋体"/>
        </w:rPr>
        <w:t>-</w:t>
      </w:r>
      <w:r>
        <w:rPr>
          <w:rFonts w:hint="eastAsia" w:cs="Times New Roman"/>
        </w:rPr>
        <w:t>波谷对计算微观对比度，并将每列所得的多个微观对比度取平均，得到该列对比度，以此减少随机误差。遍历该组所有有效列后，得到一组对比度值，通过舍弃最高和最低的10%数据以消除边缘效应与异常值，最终取剩余数据的平均值作为该组靶标的代表对比度。此“列平均法”通过逐列分析并聚合数据，比简单的全局平均更能精确反映条纹边缘的调制情况，对图像模糊和噪声具有更强的鲁棒性。</w:t>
      </w:r>
    </w:p>
    <w:tbl>
      <w:tblPr>
        <w:tblStyle w:val="14"/>
        <w:tblW w:w="86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10"/>
        <w:gridCol w:w="4310"/>
      </w:tblGrid>
      <w:tr w14:paraId="19A0B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9" w:hRule="atLeast"/>
          <w:jc w:val="center"/>
        </w:trPr>
        <w:tc>
          <w:tcPr>
            <w:tcW w:w="4310" w:type="dxa"/>
            <w:vAlign w:val="center"/>
          </w:tcPr>
          <w:p w14:paraId="76FE6E63">
            <w:pPr>
              <w:pStyle w:val="3"/>
              <w:ind w:firstLine="0" w:firstLineChars="0"/>
              <w:jc w:val="center"/>
            </w:pPr>
            <w:r>
              <w:drawing>
                <wp:inline distT="0" distB="0" distL="114300" distR="114300">
                  <wp:extent cx="1800225" cy="1460500"/>
                  <wp:effectExtent l="0" t="0" r="0" b="2540"/>
                  <wp:docPr id="1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4"/>
                          <pic:cNvPicPr>
                            <a:picLocks noChangeAspect="1"/>
                          </pic:cNvPicPr>
                        </pic:nvPicPr>
                        <pic:blipFill>
                          <a:blip r:embed="rId65"/>
                          <a:stretch>
                            <a:fillRect/>
                          </a:stretch>
                        </pic:blipFill>
                        <pic:spPr>
                          <a:xfrm>
                            <a:off x="0" y="0"/>
                            <a:ext cx="1800225" cy="1460500"/>
                          </a:xfrm>
                          <a:prstGeom prst="rect">
                            <a:avLst/>
                          </a:prstGeom>
                          <a:noFill/>
                          <a:ln>
                            <a:noFill/>
                          </a:ln>
                        </pic:spPr>
                      </pic:pic>
                    </a:graphicData>
                  </a:graphic>
                </wp:inline>
              </w:drawing>
            </w:r>
          </w:p>
          <w:p w14:paraId="19DDBF82">
            <w:pPr>
              <w:pStyle w:val="3"/>
              <w:ind w:firstLine="0" w:firstLineChars="0"/>
              <w:jc w:val="center"/>
            </w:pPr>
            <w:r>
              <w:rPr>
                <w:rFonts w:cs="Times New Roman"/>
                <w:sz w:val="18"/>
                <w:szCs w:val="18"/>
              </w:rPr>
              <w:t>(a)</w:t>
            </w:r>
          </w:p>
        </w:tc>
        <w:tc>
          <w:tcPr>
            <w:tcW w:w="4310" w:type="dxa"/>
            <w:vAlign w:val="center"/>
          </w:tcPr>
          <w:p w14:paraId="6B08954C">
            <w:pPr>
              <w:pStyle w:val="3"/>
              <w:spacing w:line="240" w:lineRule="auto"/>
              <w:ind w:firstLine="0" w:firstLineChars="0"/>
              <w:jc w:val="center"/>
            </w:pPr>
            <w:r>
              <w:drawing>
                <wp:inline distT="0" distB="0" distL="114300" distR="114300">
                  <wp:extent cx="1800225" cy="1462405"/>
                  <wp:effectExtent l="0" t="0" r="0" b="0"/>
                  <wp:docPr id="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3"/>
                          <pic:cNvPicPr>
                            <a:picLocks noChangeAspect="1"/>
                          </pic:cNvPicPr>
                        </pic:nvPicPr>
                        <pic:blipFill>
                          <a:blip r:embed="rId66"/>
                          <a:stretch>
                            <a:fillRect/>
                          </a:stretch>
                        </pic:blipFill>
                        <pic:spPr>
                          <a:xfrm>
                            <a:off x="0" y="0"/>
                            <a:ext cx="1800225" cy="1462405"/>
                          </a:xfrm>
                          <a:prstGeom prst="rect">
                            <a:avLst/>
                          </a:prstGeom>
                          <a:noFill/>
                          <a:ln>
                            <a:noFill/>
                          </a:ln>
                        </pic:spPr>
                      </pic:pic>
                    </a:graphicData>
                  </a:graphic>
                </wp:inline>
              </w:drawing>
            </w:r>
          </w:p>
          <w:p w14:paraId="435471DB">
            <w:pPr>
              <w:pStyle w:val="3"/>
              <w:ind w:firstLine="0" w:firstLineChars="0"/>
              <w:jc w:val="center"/>
            </w:pPr>
            <w:r>
              <w:rPr>
                <w:rFonts w:cs="Times New Roman"/>
                <w:sz w:val="18"/>
                <w:szCs w:val="18"/>
              </w:rPr>
              <w:t>（b）</w:t>
            </w:r>
          </w:p>
        </w:tc>
      </w:tr>
    </w:tbl>
    <w:p w14:paraId="0027E426">
      <w:pPr>
        <w:widowControl/>
        <w:jc w:val="center"/>
        <w:textAlignment w:val="baseline"/>
        <w:rPr>
          <w:rFonts w:hint="eastAsia" w:ascii="仿宋" w:hAnsi="仿宋" w:cs="仿宋"/>
          <w:sz w:val="18"/>
          <w:szCs w:val="18"/>
        </w:rPr>
      </w:pPr>
      <w:r>
        <w:rPr>
          <w:rFonts w:hint="eastAsia" w:ascii="宋体" w:hAnsi="宋体" w:cs="宋体"/>
          <w:sz w:val="18"/>
          <w:szCs w:val="18"/>
        </w:rPr>
        <w:t>图</w:t>
      </w:r>
      <w:r>
        <w:rPr>
          <w:rFonts w:hint="eastAsia" w:ascii="宋体" w:hAnsi="宋体" w:cs="宋体"/>
          <w:sz w:val="18"/>
          <w:szCs w:val="18"/>
          <w:lang w:val="en-US" w:eastAsia="zh-CN"/>
        </w:rPr>
        <w:t>9</w:t>
      </w:r>
      <w:r>
        <w:rPr>
          <w:rFonts w:hint="eastAsia" w:ascii="仿宋" w:hAnsi="仿宋" w:eastAsia="仿宋" w:cs="仿宋"/>
          <w:sz w:val="18"/>
          <w:szCs w:val="18"/>
        </w:rPr>
        <w:t xml:space="preserve"> </w:t>
      </w:r>
      <w:r>
        <w:rPr>
          <w:rFonts w:hint="eastAsia" w:ascii="宋体" w:hAnsi="宋体" w:cs="宋体"/>
          <w:sz w:val="18"/>
          <w:szCs w:val="18"/>
        </w:rPr>
        <w:t>单列灰度值。（</w:t>
      </w:r>
      <w:r>
        <w:rPr>
          <w:rFonts w:cs="Times New Roman"/>
          <w:sz w:val="18"/>
          <w:szCs w:val="18"/>
        </w:rPr>
        <w:t>a</w:t>
      </w:r>
      <w:r>
        <w:rPr>
          <w:rFonts w:hint="eastAsia" w:ascii="宋体" w:hAnsi="宋体" w:cs="宋体"/>
          <w:sz w:val="18"/>
          <w:szCs w:val="18"/>
        </w:rPr>
        <w:t>）理想数据；（</w:t>
      </w:r>
      <w:r>
        <w:rPr>
          <w:rFonts w:cs="Times New Roman"/>
          <w:sz w:val="18"/>
          <w:szCs w:val="18"/>
        </w:rPr>
        <w:t>b</w:t>
      </w:r>
      <w:r>
        <w:rPr>
          <w:rFonts w:hint="eastAsia" w:ascii="宋体" w:hAnsi="宋体" w:cs="宋体"/>
          <w:sz w:val="18"/>
          <w:szCs w:val="18"/>
        </w:rPr>
        <w:t>）边缘误差数据</w:t>
      </w:r>
    </w:p>
    <w:p w14:paraId="15683490">
      <w:pPr>
        <w:pStyle w:val="3"/>
        <w:spacing w:line="240" w:lineRule="exact"/>
        <w:ind w:left="0" w:leftChars="0" w:firstLine="0" w:firstLineChars="0"/>
        <w:jc w:val="center"/>
        <w:rPr>
          <w:rFonts w:eastAsia="Segoe UI" w:cs="Times New Roman"/>
          <w:sz w:val="18"/>
          <w:szCs w:val="18"/>
          <w:shd w:val="clear" w:color="auto" w:fill="FFFFFF"/>
        </w:rPr>
      </w:pPr>
      <w:r>
        <w:rPr>
          <w:rStyle w:val="16"/>
          <w:rFonts w:eastAsia="Segoe UI" w:cs="Times New Roman"/>
          <w:b w:val="0"/>
          <w:sz w:val="18"/>
          <w:szCs w:val="18"/>
          <w:shd w:val="clear" w:color="auto" w:fill="FFFFFF"/>
        </w:rPr>
        <w:t>Fig.</w:t>
      </w:r>
      <w:r>
        <w:rPr>
          <w:rStyle w:val="16"/>
          <w:rFonts w:hint="eastAsia" w:cs="Times New Roman"/>
          <w:b w:val="0"/>
          <w:sz w:val="18"/>
          <w:szCs w:val="18"/>
          <w:shd w:val="clear" w:color="auto" w:fill="FFFFFF"/>
          <w:lang w:val="en-US" w:eastAsia="zh-CN"/>
        </w:rPr>
        <w:t>9</w:t>
      </w:r>
      <w:r>
        <w:rPr>
          <w:rFonts w:eastAsia="Segoe UI" w:cs="Times New Roman"/>
          <w:sz w:val="18"/>
          <w:szCs w:val="18"/>
          <w:shd w:val="clear" w:color="auto" w:fill="FFFFFF"/>
        </w:rPr>
        <w:t xml:space="preserve"> Single-column gray value</w:t>
      </w:r>
      <w:r>
        <w:rPr>
          <w:rFonts w:hint="eastAsia" w:cs="Times New Roman"/>
          <w:sz w:val="18"/>
          <w:szCs w:val="18"/>
          <w:shd w:val="clear" w:color="auto" w:fill="FFFFFF"/>
        </w:rPr>
        <w:t xml:space="preserve">. (a) </w:t>
      </w:r>
      <w:r>
        <w:rPr>
          <w:rFonts w:eastAsia="Segoe UI" w:cs="Times New Roman"/>
          <w:sz w:val="18"/>
          <w:szCs w:val="18"/>
          <w:shd w:val="clear" w:color="auto" w:fill="FFFFFF"/>
        </w:rPr>
        <w:t xml:space="preserve">Ideal </w:t>
      </w:r>
      <w:r>
        <w:rPr>
          <w:rFonts w:hint="eastAsia" w:cs="Times New Roman"/>
          <w:sz w:val="18"/>
          <w:szCs w:val="18"/>
          <w:shd w:val="clear" w:color="auto" w:fill="FFFFFF"/>
        </w:rPr>
        <w:t>d</w:t>
      </w:r>
      <w:r>
        <w:rPr>
          <w:rFonts w:eastAsia="Segoe UI" w:cs="Times New Roman"/>
          <w:sz w:val="18"/>
          <w:szCs w:val="18"/>
          <w:shd w:val="clear" w:color="auto" w:fill="FFFFFF"/>
        </w:rPr>
        <w:t>ata</w:t>
      </w:r>
      <w:r>
        <w:rPr>
          <w:rFonts w:hint="eastAsia" w:eastAsia="Segoe UI" w:cs="Times New Roman"/>
          <w:sz w:val="18"/>
          <w:szCs w:val="18"/>
          <w:shd w:val="clear" w:color="auto" w:fill="FFFFFF"/>
        </w:rPr>
        <w:t xml:space="preserve">; (b) </w:t>
      </w:r>
      <w:r>
        <w:rPr>
          <w:rFonts w:eastAsia="Segoe UI" w:cs="Times New Roman"/>
          <w:sz w:val="18"/>
          <w:szCs w:val="18"/>
          <w:shd w:val="clear" w:color="auto" w:fill="FFFFFF"/>
        </w:rPr>
        <w:t xml:space="preserve">Edge </w:t>
      </w:r>
      <w:r>
        <w:rPr>
          <w:rFonts w:hint="eastAsia" w:cs="Times New Roman"/>
          <w:sz w:val="18"/>
          <w:szCs w:val="18"/>
          <w:shd w:val="clear" w:color="auto" w:fill="FFFFFF"/>
        </w:rPr>
        <w:t>e</w:t>
      </w:r>
      <w:r>
        <w:rPr>
          <w:rFonts w:eastAsia="Segoe UI" w:cs="Times New Roman"/>
          <w:sz w:val="18"/>
          <w:szCs w:val="18"/>
          <w:shd w:val="clear" w:color="auto" w:fill="FFFFFF"/>
        </w:rPr>
        <w:t xml:space="preserve">rror </w:t>
      </w:r>
      <w:r>
        <w:rPr>
          <w:rFonts w:hint="eastAsia" w:cs="Times New Roman"/>
          <w:sz w:val="18"/>
          <w:szCs w:val="18"/>
          <w:shd w:val="clear" w:color="auto" w:fill="FFFFFF"/>
        </w:rPr>
        <w:t>d</w:t>
      </w:r>
      <w:r>
        <w:rPr>
          <w:rFonts w:eastAsia="Segoe UI" w:cs="Times New Roman"/>
          <w:sz w:val="18"/>
          <w:szCs w:val="18"/>
          <w:shd w:val="clear" w:color="auto" w:fill="FFFFFF"/>
        </w:rPr>
        <w:t>ata</w:t>
      </w:r>
    </w:p>
    <w:p w14:paraId="59B538FA">
      <w:pPr>
        <w:spacing w:line="360" w:lineRule="auto"/>
        <w:ind w:firstLine="420" w:firstLineChars="200"/>
        <w:rPr>
          <w:rFonts w:cs="Times New Roman"/>
        </w:rPr>
      </w:pPr>
      <w:r>
        <w:rPr>
          <w:rFonts w:hint="eastAsia" w:cs="Times New Roman"/>
        </w:rPr>
        <w:t>随着靶标空间频率的提高，在MRC曲线中体现为对比度逐渐由高到低，对比度</w:t>
      </w:r>
      <w:r>
        <w:rPr>
          <w:rFonts w:cs="Times New Roman"/>
        </w:rPr>
        <w:t>≥</w:t>
      </w:r>
      <w:r>
        <w:rPr>
          <w:rFonts w:hint="eastAsia" w:cs="Times New Roman"/>
        </w:rPr>
        <w:t>0.03的最小一组，为</w:t>
      </w:r>
      <w:ins w:id="103" w:author="李宪圣" w:date="2026-01-27T19:13:09Z">
        <w:r>
          <w:rPr>
            <w:rFonts w:hint="eastAsia" w:cs="Times New Roman"/>
            <w:lang w:val="en-US" w:eastAsia="zh-CN"/>
          </w:rPr>
          <w:t>M</w:t>
        </w:r>
      </w:ins>
      <w:ins w:id="104" w:author="李宪圣" w:date="2026-01-27T19:13:10Z">
        <w:r>
          <w:rPr>
            <w:rFonts w:hint="eastAsia" w:cs="Times New Roman"/>
            <w:lang w:val="en-US" w:eastAsia="zh-CN"/>
          </w:rPr>
          <w:t>R</w:t>
        </w:r>
      </w:ins>
      <w:ins w:id="105" w:author="李宪圣" w:date="2026-01-27T19:13:11Z">
        <w:r>
          <w:rPr>
            <w:rFonts w:hint="eastAsia" w:cs="Times New Roman"/>
            <w:lang w:val="en-US" w:eastAsia="zh-CN"/>
          </w:rPr>
          <w:t>C</w:t>
        </w:r>
      </w:ins>
      <w:r>
        <w:rPr>
          <w:rFonts w:hint="eastAsia" w:cs="Times New Roman"/>
        </w:rPr>
        <w:t>最小可分辨组别，</w:t>
      </w:r>
      <w:del w:id="106" w:author="李宪圣" w:date="2026-01-27T19:13:01Z">
        <w:r>
          <w:rPr>
            <w:rFonts w:hint="eastAsia" w:cs="Times New Roman"/>
          </w:rPr>
          <w:delText>第一组低于0.03的组别即为人眼不可分辨组别，</w:delText>
        </w:r>
      </w:del>
      <w:r>
        <w:rPr>
          <w:rFonts w:hint="eastAsia" w:cs="Times New Roman"/>
        </w:rPr>
        <w:t>从而实现用数据量化出“人眼辨别”这一主观标准。</w:t>
      </w:r>
    </w:p>
    <w:p w14:paraId="1B2FDFB3">
      <w:pPr>
        <w:spacing w:line="360" w:lineRule="auto"/>
        <w:ind w:firstLine="420"/>
        <w:jc w:val="left"/>
        <w:rPr>
          <w:rFonts w:hint="eastAsia" w:cs="Times New Roman"/>
        </w:rPr>
      </w:pPr>
      <w:r>
        <w:rPr>
          <w:rFonts w:hint="eastAsia" w:cs="Times New Roman"/>
        </w:rPr>
        <w:t>以典型的USAF1951靶标作为实验对象，利用本文方法可得到图1</w:t>
      </w:r>
      <w:r>
        <w:rPr>
          <w:rFonts w:hint="eastAsia" w:cs="Times New Roman"/>
          <w:lang w:val="en-US" w:eastAsia="zh-CN"/>
        </w:rPr>
        <w:t>0</w:t>
      </w:r>
      <w:r>
        <w:rPr>
          <w:rFonts w:hint="eastAsia" w:cs="Times New Roman"/>
        </w:rPr>
        <w:t>所示的MRC测试结果。当检测到空间频率为28.779c/mrad的靶标时，其对比度已低于0.03，即可认为前一组靶标为人眼最小可分辨的靶标。</w:t>
      </w:r>
    </w:p>
    <w:p w14:paraId="38E13A3A">
      <w:pPr>
        <w:spacing w:line="360" w:lineRule="auto"/>
        <w:ind w:firstLine="0"/>
        <w:jc w:val="center"/>
        <w:rPr>
          <w:rFonts w:cs="Times New Roman"/>
        </w:rPr>
      </w:pPr>
      <w:r>
        <w:drawing>
          <wp:inline distT="0" distB="0" distL="114300" distR="114300">
            <wp:extent cx="5003800" cy="2329815"/>
            <wp:effectExtent l="0" t="0" r="10160" b="1905"/>
            <wp:docPr id="1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8"/>
                    <pic:cNvPicPr>
                      <a:picLocks noChangeAspect="1"/>
                    </pic:cNvPicPr>
                  </pic:nvPicPr>
                  <pic:blipFill>
                    <a:blip r:embed="rId67"/>
                    <a:stretch>
                      <a:fillRect/>
                    </a:stretch>
                  </pic:blipFill>
                  <pic:spPr>
                    <a:xfrm>
                      <a:off x="0" y="0"/>
                      <a:ext cx="5003800" cy="2329815"/>
                    </a:xfrm>
                    <a:prstGeom prst="rect">
                      <a:avLst/>
                    </a:prstGeom>
                    <a:noFill/>
                    <a:ln>
                      <a:noFill/>
                    </a:ln>
                  </pic:spPr>
                </pic:pic>
              </a:graphicData>
            </a:graphic>
          </wp:inline>
        </w:drawing>
      </w:r>
    </w:p>
    <w:p w14:paraId="76AE0C73">
      <w:pPr>
        <w:pStyle w:val="3"/>
        <w:spacing w:line="240" w:lineRule="exact"/>
        <w:ind w:firstLine="360"/>
        <w:jc w:val="center"/>
      </w:pPr>
      <w:r>
        <w:rPr>
          <w:rFonts w:hint="eastAsia" w:ascii="宋体" w:hAnsi="宋体" w:cs="宋体"/>
          <w:sz w:val="18"/>
          <w:szCs w:val="18"/>
        </w:rPr>
        <w:t>图</w:t>
      </w:r>
      <w:r>
        <w:rPr>
          <w:rFonts w:hint="eastAsia" w:cs="Times New Roman"/>
          <w:sz w:val="18"/>
          <w:szCs w:val="18"/>
        </w:rPr>
        <w:t>1</w:t>
      </w:r>
      <w:r>
        <w:rPr>
          <w:rFonts w:hint="eastAsia" w:cs="Times New Roman"/>
          <w:sz w:val="18"/>
          <w:szCs w:val="18"/>
          <w:lang w:val="en-US" w:eastAsia="zh-CN"/>
        </w:rPr>
        <w:t>0</w:t>
      </w:r>
      <w:r>
        <w:rPr>
          <w:rFonts w:hint="eastAsia" w:ascii="仿宋" w:hAnsi="仿宋" w:eastAsia="仿宋" w:cs="仿宋"/>
          <w:sz w:val="16"/>
          <w:szCs w:val="20"/>
        </w:rPr>
        <w:t xml:space="preserve"> </w:t>
      </w:r>
      <w:r>
        <w:rPr>
          <w:rFonts w:hint="eastAsia" w:ascii="宋体" w:hAnsi="宋体" w:cs="宋体"/>
          <w:sz w:val="18"/>
          <w:szCs w:val="18"/>
        </w:rPr>
        <w:t>不同空间频率的</w:t>
      </w:r>
      <w:r>
        <w:rPr>
          <w:rFonts w:eastAsia="仿宋" w:cs="Times New Roman"/>
          <w:sz w:val="18"/>
          <w:szCs w:val="18"/>
        </w:rPr>
        <w:t>MRC</w:t>
      </w:r>
      <w:r>
        <w:rPr>
          <w:rFonts w:hint="eastAsia" w:ascii="宋体" w:hAnsi="宋体" w:cs="宋体"/>
          <w:sz w:val="18"/>
          <w:szCs w:val="18"/>
        </w:rPr>
        <w:t>曲线</w:t>
      </w:r>
    </w:p>
    <w:p w14:paraId="0E2092BD">
      <w:pPr>
        <w:pStyle w:val="3"/>
        <w:spacing w:line="240" w:lineRule="exact"/>
        <w:ind w:firstLine="360"/>
        <w:jc w:val="center"/>
        <w:rPr>
          <w:rFonts w:eastAsia="Segoe UI" w:cs="Times New Roman"/>
          <w:sz w:val="18"/>
          <w:szCs w:val="18"/>
          <w:shd w:val="clear" w:color="auto" w:fill="FFFFFF"/>
        </w:rPr>
      </w:pPr>
      <w:r>
        <w:rPr>
          <w:rStyle w:val="16"/>
          <w:rFonts w:eastAsia="Segoe UI" w:cs="Times New Roman"/>
          <w:b w:val="0"/>
          <w:sz w:val="18"/>
          <w:szCs w:val="18"/>
          <w:shd w:val="clear" w:color="auto" w:fill="FFFFFF"/>
        </w:rPr>
        <w:t>Fig.</w:t>
      </w:r>
      <w:r>
        <w:rPr>
          <w:rStyle w:val="16"/>
          <w:rFonts w:hint="eastAsia" w:cs="Times New Roman"/>
          <w:b w:val="0"/>
          <w:sz w:val="18"/>
          <w:szCs w:val="18"/>
          <w:shd w:val="clear" w:color="auto" w:fill="FFFFFF"/>
        </w:rPr>
        <w:t>1</w:t>
      </w:r>
      <w:r>
        <w:rPr>
          <w:rStyle w:val="16"/>
          <w:rFonts w:hint="eastAsia" w:cs="Times New Roman"/>
          <w:b w:val="0"/>
          <w:sz w:val="18"/>
          <w:szCs w:val="18"/>
          <w:shd w:val="clear" w:color="auto" w:fill="FFFFFF"/>
          <w:lang w:val="en-US" w:eastAsia="zh-CN"/>
        </w:rPr>
        <w:t>0</w:t>
      </w:r>
      <w:r>
        <w:rPr>
          <w:rFonts w:eastAsia="Segoe UI" w:cs="Times New Roman"/>
          <w:sz w:val="18"/>
          <w:szCs w:val="18"/>
          <w:shd w:val="clear" w:color="auto" w:fill="FFFFFF"/>
        </w:rPr>
        <w:t xml:space="preserve"> MRC curves at different spatial frequencies</w:t>
      </w:r>
    </w:p>
    <w:p w14:paraId="12AA12FC">
      <w:pPr>
        <w:widowControl/>
        <w:spacing w:before="100" w:beforeAutospacing="1" w:after="100" w:afterAutospacing="1"/>
        <w:jc w:val="left"/>
        <w:rPr>
          <w:rFonts w:hint="eastAsia" w:ascii="黑体" w:hAnsi="宋体" w:eastAsia="黑体" w:cs="宋体"/>
          <w:b/>
          <w:kern w:val="0"/>
        </w:rPr>
      </w:pPr>
      <w:r>
        <w:rPr>
          <w:rFonts w:hint="eastAsia" w:ascii="黑体" w:hAnsi="宋体" w:eastAsia="黑体" w:cs="宋体"/>
          <w:b/>
          <w:kern w:val="0"/>
        </w:rPr>
        <w:t>3.2 低对比度靶标图像处理算法</w:t>
      </w:r>
    </w:p>
    <w:p w14:paraId="21A71B79">
      <w:pPr>
        <w:pStyle w:val="3"/>
        <w:spacing w:line="360" w:lineRule="auto"/>
        <w:ind w:firstLine="420"/>
        <w:rPr>
          <w:rFonts w:cs="Times New Roman"/>
        </w:rPr>
      </w:pPr>
      <w:r>
        <w:rPr>
          <w:rFonts w:hint="eastAsia" w:cs="Times New Roman"/>
        </w:rPr>
        <w:t>在对比度低于</w:t>
      </w:r>
      <w:r>
        <w:rPr>
          <w:rFonts w:cs="Times New Roman"/>
        </w:rPr>
        <w:t xml:space="preserve">10 </w:t>
      </w:r>
      <w:r>
        <w:rPr>
          <w:rFonts w:hint="eastAsia" w:cs="Times New Roman"/>
        </w:rPr>
        <w:t>%的条件下，光电跟踪系统的成像性能不仅受系统传递特性限制，也受到系统信噪比的影响</w:t>
      </w:r>
      <w:r>
        <w:rPr>
          <w:rFonts w:cs="Times New Roman"/>
        </w:rPr>
        <w:t>，</w:t>
      </w:r>
      <w:r>
        <w:rPr>
          <w:rFonts w:hint="eastAsia" w:cs="Times New Roman"/>
        </w:rPr>
        <w:t>如图</w:t>
      </w:r>
      <w:r>
        <w:rPr>
          <w:rFonts w:cs="Times New Roman"/>
        </w:rPr>
        <w:t>1</w:t>
      </w:r>
      <w:r>
        <w:rPr>
          <w:rFonts w:hint="eastAsia" w:cs="Times New Roman"/>
          <w:lang w:val="en-US" w:eastAsia="zh-CN"/>
        </w:rPr>
        <w:t>1</w:t>
      </w:r>
      <w:r>
        <w:rPr>
          <w:rFonts w:hint="eastAsia" w:cs="Times New Roman"/>
        </w:rPr>
        <w:t>（</w:t>
      </w:r>
      <w:r>
        <w:rPr>
          <w:rFonts w:cs="Times New Roman"/>
        </w:rPr>
        <w:t>a</w:t>
      </w:r>
      <w:r>
        <w:rPr>
          <w:rFonts w:hint="eastAsia" w:cs="Times New Roman"/>
        </w:rPr>
        <w:t>）所示，难以单纯采用传统的MTF来进行系统作用距离或分辨特性的描述</w:t>
      </w:r>
      <w:r>
        <w:rPr>
          <w:rFonts w:hint="eastAsia" w:ascii="宋体" w:hAnsi="宋体" w:cs="宋体"/>
          <w:vertAlign w:val="superscript"/>
        </w:rPr>
        <w:fldChar w:fldCharType="begin"/>
      </w:r>
      <w:r>
        <w:rPr>
          <w:rFonts w:hint="eastAsia" w:ascii="宋体" w:hAnsi="宋体" w:cs="宋体"/>
          <w:vertAlign w:val="superscript"/>
        </w:rPr>
        <w:instrText xml:space="preserve"> REF _Ref8116 \r \h </w:instrText>
      </w:r>
      <w:r>
        <w:rPr>
          <w:rFonts w:hint="eastAsia" w:ascii="宋体" w:hAnsi="宋体" w:cs="宋体"/>
          <w:vertAlign w:val="superscript"/>
        </w:rPr>
        <w:fldChar w:fldCharType="separate"/>
      </w:r>
      <w:r>
        <w:rPr>
          <w:rFonts w:hint="eastAsia" w:ascii="宋体" w:hAnsi="宋体" w:cs="宋体"/>
          <w:vertAlign w:val="superscript"/>
        </w:rPr>
        <w:t>[15]</w:t>
      </w:r>
      <w:r>
        <w:rPr>
          <w:rFonts w:hint="eastAsia" w:ascii="宋体" w:hAnsi="宋体" w:cs="宋体"/>
          <w:vertAlign w:val="superscript"/>
        </w:rPr>
        <w:fldChar w:fldCharType="end"/>
      </w:r>
      <w:r>
        <w:rPr>
          <w:rFonts w:hint="eastAsia" w:cs="Times New Roman"/>
        </w:rPr>
        <w:t>。针对低对比度图像，对MRC测试的靶标图像数据处理算法进行优化，数据处理流程如下。</w:t>
      </w:r>
    </w:p>
    <w:p w14:paraId="22D5C734">
      <w:pPr>
        <w:spacing w:line="360" w:lineRule="auto"/>
        <w:ind w:firstLine="420" w:firstLineChars="200"/>
        <w:rPr>
          <w:rFonts w:cs="Times New Roman"/>
        </w:rPr>
      </w:pPr>
      <w:r>
        <w:rPr>
          <w:rFonts w:cs="Times New Roman"/>
        </w:rPr>
        <w:t>首先，对原图像</w:t>
      </w:r>
      <w:r>
        <w:rPr>
          <w:rFonts w:cs="Times New Roman"/>
          <w:position w:val="-12"/>
        </w:rPr>
        <w:object>
          <v:shape id="_x0000_i1047" o:spt="75" type="#_x0000_t75" style="height:18pt;width:14pt;" o:ole="t" filled="f" o:preferrelative="t" stroked="f" coordsize="21600,21600">
            <v:path/>
            <v:fill on="f" focussize="0,0"/>
            <v:stroke on="f" joinstyle="miter"/>
            <v:imagedata r:id="rId69" o:title=""/>
            <o:lock v:ext="edit" aspectratio="t"/>
            <w10:wrap type="none"/>
            <w10:anchorlock/>
          </v:shape>
          <o:OLEObject Type="Embed" ProgID="Equation.DSMT4" ShapeID="_x0000_i1047" DrawAspect="Content" ObjectID="_1468075747" r:id="rId68">
            <o:LockedField>false</o:LockedField>
          </o:OLEObject>
        </w:object>
      </w:r>
      <w:r>
        <w:rPr>
          <w:rFonts w:cs="Times New Roman"/>
        </w:rPr>
        <w:t>进行对比度自适应直方图均衡化，得到增强图像 </w:t>
      </w:r>
      <w:r>
        <w:rPr>
          <w:rFonts w:cs="Times New Roman"/>
          <w:position w:val="-12"/>
        </w:rPr>
        <w:object>
          <v:shape id="_x0000_i1048" o:spt="75" type="#_x0000_t75" style="height:18pt;width:12pt;" o:ole="t" filled="f" o:preferrelative="t" stroked="f" coordsize="21600,21600">
            <v:path/>
            <v:fill on="f" focussize="0,0"/>
            <v:stroke on="f" joinstyle="miter"/>
            <v:imagedata r:id="rId71" o:title=""/>
            <o:lock v:ext="edit" aspectratio="t"/>
            <w10:wrap type="none"/>
            <w10:anchorlock/>
          </v:shape>
          <o:OLEObject Type="Embed" ProgID="Equation.DSMT4" ShapeID="_x0000_i1048" DrawAspect="Content" ObjectID="_1468075748" r:id="rId70">
            <o:LockedField>false</o:LockedField>
          </o:OLEObject>
        </w:object>
      </w:r>
      <w:r>
        <w:rPr>
          <w:rFonts w:hint="eastAsia" w:cs="Times New Roman"/>
          <w:position w:val="-12"/>
        </w:rPr>
        <w:t>，</w:t>
      </w:r>
      <w:r>
        <w:rPr>
          <w:rFonts w:hint="eastAsia" w:cs="Times New Roman"/>
        </w:rPr>
        <w:t>如图1</w:t>
      </w:r>
      <w:r>
        <w:rPr>
          <w:rFonts w:hint="eastAsia" w:cs="Times New Roman"/>
          <w:lang w:val="en-US" w:eastAsia="zh-CN"/>
        </w:rPr>
        <w:t>1</w:t>
      </w:r>
      <w:r>
        <w:rPr>
          <w:rFonts w:hint="eastAsia" w:cs="Times New Roman"/>
        </w:rPr>
        <w:t>（b）所示</w:t>
      </w:r>
      <w:r>
        <w:rPr>
          <w:rFonts w:cs="Times New Roman"/>
        </w:rPr>
        <w:t>。</w:t>
      </w:r>
      <w:r>
        <w:rPr>
          <w:rFonts w:hint="eastAsia" w:cs="Times New Roman"/>
        </w:rPr>
        <w:t>这一步</w:t>
      </w:r>
      <w:r>
        <w:rPr>
          <w:rFonts w:cs="Times New Roman"/>
        </w:rPr>
        <w:t>能有效提升局部对比度，使在原始图像中近乎不可见的基准靶标边缘得以凸显，解决了</w:t>
      </w:r>
      <w:r>
        <w:rPr>
          <w:rFonts w:hint="eastAsia" w:cs="Times New Roman"/>
        </w:rPr>
        <w:t>“</w:t>
      </w:r>
      <w:r>
        <w:rPr>
          <w:rFonts w:cs="Times New Roman"/>
        </w:rPr>
        <w:t>可见性</w:t>
      </w:r>
      <w:r>
        <w:rPr>
          <w:rFonts w:hint="eastAsia" w:cs="Times New Roman"/>
        </w:rPr>
        <w:t>”</w:t>
      </w:r>
      <w:r>
        <w:rPr>
          <w:rFonts w:cs="Times New Roman"/>
        </w:rPr>
        <w:t>问题。然而，增强过程会同时放大噪声并可能引入伪影，导致在</w:t>
      </w:r>
      <w:r>
        <w:rPr>
          <w:rFonts w:cs="Times New Roman"/>
          <w:position w:val="-12"/>
        </w:rPr>
        <w:object>
          <v:shape id="_x0000_i1049" o:spt="75" type="#_x0000_t75" style="height:18pt;width:12pt;" o:ole="t" filled="f" o:preferrelative="t" stroked="f" coordsize="21600,21600">
            <v:path/>
            <v:fill on="f" focussize="0,0"/>
            <v:stroke on="f" joinstyle="miter"/>
            <v:imagedata r:id="rId73" o:title=""/>
            <o:lock v:ext="edit" aspectratio="t"/>
            <w10:wrap type="none"/>
            <w10:anchorlock/>
          </v:shape>
          <o:OLEObject Type="Embed" ProgID="Equation.DSMT4" ShapeID="_x0000_i1049" DrawAspect="Content" ObjectID="_1468075749" r:id="rId72">
            <o:LockedField>false</o:LockedField>
          </o:OLEObject>
        </w:object>
      </w:r>
      <w:r>
        <w:rPr>
          <w:rFonts w:cs="Times New Roman"/>
        </w:rPr>
        <w:t>上进行边缘提取时产生多个虚假目标</w:t>
      </w:r>
      <w:r>
        <w:rPr>
          <w:rFonts w:hint="eastAsia" w:cs="Times New Roman"/>
        </w:rPr>
        <w:t>，如图1</w:t>
      </w:r>
      <w:r>
        <w:rPr>
          <w:rFonts w:hint="eastAsia" w:cs="Times New Roman"/>
          <w:lang w:val="en-US" w:eastAsia="zh-CN"/>
        </w:rPr>
        <w:t>1</w:t>
      </w:r>
      <w:r>
        <w:rPr>
          <w:rFonts w:hint="eastAsia" w:cs="Times New Roman"/>
        </w:rPr>
        <w:t>（c）所示</w:t>
      </w:r>
      <w:r>
        <w:rPr>
          <w:rFonts w:cs="Times New Roman"/>
        </w:rPr>
        <w:t>。因此，引入</w:t>
      </w:r>
      <w:r>
        <w:rPr>
          <w:rFonts w:hint="eastAsia" w:cs="Times New Roman"/>
        </w:rPr>
        <w:t>“</w:t>
      </w:r>
      <w:r>
        <w:rPr>
          <w:rFonts w:cs="Times New Roman"/>
        </w:rPr>
        <w:t>距离约束</w:t>
      </w:r>
      <w:r>
        <w:rPr>
          <w:rFonts w:hint="eastAsia" w:cs="Times New Roman"/>
        </w:rPr>
        <w:t>”</w:t>
      </w:r>
      <w:r>
        <w:rPr>
          <w:rFonts w:cs="Times New Roman"/>
        </w:rPr>
        <w:t>进行二次筛选。其合理性在于：在绝大多数光电跟踪系统测试场景中，靶标通常位于视场中心区域。设图像中心为 </w:t>
      </w:r>
      <w:r>
        <w:rPr>
          <w:rFonts w:cs="Times New Roman"/>
          <w:position w:val="-6"/>
        </w:rPr>
        <w:object>
          <v:shape id="_x0000_i1050" o:spt="75" type="#_x0000_t75" style="height:14pt;width:12pt;" o:ole="t" filled="f" o:preferrelative="t" stroked="f" coordsize="21600,21600">
            <v:path/>
            <v:fill on="f" focussize="0,0"/>
            <v:stroke on="f" joinstyle="miter"/>
            <v:imagedata r:id="rId75" o:title=""/>
            <o:lock v:ext="edit" aspectratio="t"/>
            <w10:wrap type="none"/>
            <w10:anchorlock/>
          </v:shape>
          <o:OLEObject Type="Embed" ProgID="Equation.DSMT4" ShapeID="_x0000_i1050" DrawAspect="Content" ObjectID="_1468075750" r:id="rId74">
            <o:LockedField>false</o:LockedField>
          </o:OLEObject>
        </w:object>
      </w:r>
      <w:r>
        <w:rPr>
          <w:rFonts w:cs="Times New Roman"/>
        </w:rPr>
        <w:t>，在</w:t>
      </w:r>
      <w:r>
        <w:rPr>
          <w:rFonts w:cs="Times New Roman"/>
          <w:position w:val="-12"/>
        </w:rPr>
        <w:object>
          <v:shape id="_x0000_i1051" o:spt="75" type="#_x0000_t75" style="height:18pt;width:12pt;" o:ole="t" filled="f" o:preferrelative="t" stroked="f" coordsize="21600,21600">
            <v:path/>
            <v:fill on="f" focussize="0,0"/>
            <v:stroke on="f" joinstyle="miter"/>
            <v:imagedata r:id="rId77" o:title=""/>
            <o:lock v:ext="edit" aspectratio="t"/>
            <w10:wrap type="none"/>
            <w10:anchorlock/>
          </v:shape>
          <o:OLEObject Type="Embed" ProgID="Equation.DSMT4" ShapeID="_x0000_i1051" DrawAspect="Content" ObjectID="_1468075751" r:id="rId76">
            <o:LockedField>false</o:LockedField>
          </o:OLEObject>
        </w:object>
      </w:r>
      <w:r>
        <w:rPr>
          <w:rFonts w:cs="Times New Roman"/>
        </w:rPr>
        <w:t>中检测到的所有候选靶标区域中心为</w:t>
      </w:r>
      <w:r>
        <w:rPr>
          <w:rFonts w:cs="Times New Roman"/>
          <w:position w:val="-12"/>
        </w:rPr>
        <w:object>
          <v:shape id="_x0000_i1052" o:spt="75" type="#_x0000_t75" style="height:18pt;width:54pt;" o:ole="t" filled="f" o:preferrelative="t" stroked="f" coordsize="21600,21600">
            <v:path/>
            <v:fill on="f" focussize="0,0"/>
            <v:stroke on="f" joinstyle="miter"/>
            <v:imagedata r:id="rId79" o:title=""/>
            <o:lock v:ext="edit" aspectratio="t"/>
            <w10:wrap type="none"/>
            <w10:anchorlock/>
          </v:shape>
          <o:OLEObject Type="Embed" ProgID="Equation.DSMT4" ShapeID="_x0000_i1052" DrawAspect="Content" ObjectID="_1468075752" r:id="rId78">
            <o:LockedField>false</o:LockedField>
          </o:OLEObject>
        </w:object>
      </w:r>
      <w:r>
        <w:rPr>
          <w:rFonts w:cs="Times New Roman"/>
        </w:rPr>
        <w:t>，计算其与图像中心的欧氏距离</w:t>
      </w:r>
      <w:r>
        <w:rPr>
          <w:rFonts w:cs="Times New Roman"/>
          <w:position w:val="-16"/>
        </w:rPr>
        <w:object>
          <v:shape id="_x0000_i1053" o:spt="75" type="#_x0000_t75" style="height:22pt;width:64pt;" o:ole="t" filled="f" o:preferrelative="t" stroked="f" coordsize="21600,21600">
            <v:path/>
            <v:fill on="f" focussize="0,0"/>
            <v:stroke on="f" joinstyle="miter"/>
            <v:imagedata r:id="rId81" o:title=""/>
            <o:lock v:ext="edit" aspectratio="t"/>
            <w10:wrap type="none"/>
            <w10:anchorlock/>
          </v:shape>
          <o:OLEObject Type="Embed" ProgID="Equation.DSMT4" ShapeID="_x0000_i1053" DrawAspect="Content" ObjectID="_1468075753" r:id="rId80">
            <o:LockedField>false</o:LockedField>
          </o:OLEObject>
        </w:object>
      </w:r>
      <w:r>
        <w:rPr>
          <w:rFonts w:cs="Times New Roman"/>
        </w:rPr>
        <w:t>。</w:t>
      </w:r>
      <w:r>
        <w:rPr>
          <w:rFonts w:hint="eastAsia" w:cs="Times New Roman"/>
        </w:rPr>
        <w:t>当某个候选靶标为所有候选靶标中离图像中心最近的靶标时，则被记为</w:t>
      </w:r>
      <w:r>
        <w:rPr>
          <w:rFonts w:cs="Times New Roman"/>
        </w:rPr>
        <w:t>真实的基准靶标</w:t>
      </w:r>
      <w:r>
        <w:rPr>
          <w:rFonts w:cs="Times New Roman"/>
          <w:position w:val="-12"/>
        </w:rPr>
        <w:object>
          <v:shape id="_x0000_i1054" o:spt="75" type="#_x0000_t75" style="height:18pt;width:20pt;" o:ole="t" filled="f" o:preferrelative="t" stroked="f" coordsize="21600,21600">
            <v:path/>
            <v:fill on="f" focussize="0,0"/>
            <v:stroke on="f" joinstyle="miter"/>
            <v:imagedata r:id="rId83" o:title=""/>
            <o:lock v:ext="edit" aspectratio="t"/>
            <w10:wrap type="none"/>
            <w10:anchorlock/>
          </v:shape>
          <o:OLEObject Type="Embed" ProgID="Equation.DSMT4" ShapeID="_x0000_i1054" DrawAspect="Content" ObjectID="_1468075754" r:id="rId82">
            <o:LockedField>false</o:LockedField>
          </o:OLEObject>
        </w:object>
      </w:r>
      <w:r>
        <w:rPr>
          <w:rFonts w:hint="eastAsia" w:cs="Times New Roman"/>
        </w:rPr>
        <w:t>，如图1</w:t>
      </w:r>
      <w:r>
        <w:rPr>
          <w:rFonts w:hint="eastAsia" w:cs="Times New Roman"/>
          <w:lang w:val="en-US" w:eastAsia="zh-CN"/>
        </w:rPr>
        <w:t>1</w:t>
      </w:r>
      <w:r>
        <w:rPr>
          <w:rFonts w:hint="eastAsia" w:cs="Times New Roman"/>
        </w:rPr>
        <w:t>（d）所示。</w:t>
      </w:r>
    </w:p>
    <w:p w14:paraId="7E47CBFC">
      <w:pPr>
        <w:spacing w:line="360" w:lineRule="auto"/>
        <w:ind w:firstLine="420" w:firstLineChars="200"/>
        <w:rPr>
          <w:rFonts w:cs="Times New Roman" w:eastAsiaTheme="minorEastAsia"/>
        </w:rPr>
      </w:pPr>
      <w:r>
        <w:rPr>
          <w:rFonts w:cs="Times New Roman"/>
        </w:rPr>
        <w:t>此约束条件作为先验知识，有效滤除了增强图像中的噪声干扰。最终，将</w:t>
      </w:r>
      <w:r>
        <w:rPr>
          <w:rFonts w:cs="Times New Roman"/>
          <w:position w:val="-12"/>
        </w:rPr>
        <w:object>
          <v:shape id="_x0000_i1055" o:spt="75" type="#_x0000_t75" style="height:18pt;width:12pt;" o:ole="t" filled="f" o:preferrelative="t" stroked="f" coordsize="21600,21600">
            <v:path/>
            <v:fill on="f" focussize="0,0"/>
            <v:stroke on="f" joinstyle="miter"/>
            <v:imagedata r:id="rId85" o:title=""/>
            <o:lock v:ext="edit" aspectratio="t"/>
            <w10:wrap type="none"/>
            <w10:anchorlock/>
          </v:shape>
          <o:OLEObject Type="Embed" ProgID="Equation.DSMT4" ShapeID="_x0000_i1055" DrawAspect="Content" ObjectID="_1468075755" r:id="rId84">
            <o:LockedField>false</o:LockedField>
          </o:OLEObject>
        </w:object>
      </w:r>
      <w:r>
        <w:rPr>
          <w:rFonts w:cs="Times New Roman"/>
        </w:rPr>
        <w:t>中确定的</w:t>
      </w:r>
      <w:r>
        <w:rPr>
          <w:rFonts w:cs="Times New Roman"/>
          <w:position w:val="-12"/>
        </w:rPr>
        <w:object>
          <v:shape id="_x0000_i1056" o:spt="75" type="#_x0000_t75" style="height:18pt;width:20pt;" o:ole="t" filled="f" o:preferrelative="t" stroked="f" coordsize="21600,21600">
            <v:path/>
            <v:fill on="f" focussize="0,0"/>
            <v:stroke on="f" joinstyle="miter"/>
            <v:imagedata r:id="rId87" o:title=""/>
            <o:lock v:ext="edit" aspectratio="t"/>
            <w10:wrap type="none"/>
            <w10:anchorlock/>
          </v:shape>
          <o:OLEObject Type="Embed" ProgID="Equation.DSMT4" ShapeID="_x0000_i1056" DrawAspect="Content" ObjectID="_1468075756" r:id="rId86">
            <o:LockedField>false</o:LockedField>
          </o:OLEObject>
        </w:object>
      </w:r>
      <w:r>
        <w:rPr>
          <w:rFonts w:cs="Times New Roman"/>
        </w:rPr>
        <w:t>坐标，复用于信噪比更高、几何结构更真实的原始图像</w:t>
      </w:r>
      <w:r>
        <w:rPr>
          <w:rFonts w:cs="Times New Roman"/>
          <w:position w:val="-12"/>
        </w:rPr>
        <w:object>
          <v:shape id="_x0000_i1057" o:spt="75" type="#_x0000_t75" style="height:18pt;width:14pt;" o:ole="t" filled="f" o:preferrelative="t" stroked="f" coordsize="21600,21600">
            <v:path/>
            <v:fill on="f" focussize="0,0"/>
            <v:stroke on="f" joinstyle="miter"/>
            <v:imagedata r:id="rId89" o:title=""/>
            <o:lock v:ext="edit" aspectratio="t"/>
            <w10:wrap type="none"/>
            <w10:anchorlock/>
          </v:shape>
          <o:OLEObject Type="Embed" ProgID="Equation.DSMT4" ShapeID="_x0000_i1057" DrawAspect="Content" ObjectID="_1468075757" r:id="rId88">
            <o:LockedField>false</o:LockedField>
          </o:OLEObject>
        </w:object>
      </w:r>
      <w:r>
        <w:rPr>
          <w:rFonts w:cs="Times New Roman"/>
        </w:rPr>
        <w:t>上进行后续的缩放与映射计算，从而兼顾了定位的鲁棒性与灰度信息的准确性。</w:t>
      </w:r>
      <w:r>
        <w:rPr>
          <w:rFonts w:hint="eastAsia" w:cs="Times New Roman"/>
        </w:rPr>
        <w:t>最终基准靶标的边缘提取结果，如图1</w:t>
      </w:r>
      <w:r>
        <w:rPr>
          <w:rFonts w:hint="eastAsia" w:cs="Times New Roman"/>
          <w:lang w:val="en-US" w:eastAsia="zh-CN"/>
        </w:rPr>
        <w:t>1</w:t>
      </w:r>
      <w:r>
        <w:rPr>
          <w:rFonts w:hint="eastAsia" w:cs="Times New Roman"/>
        </w:rPr>
        <w:t>（e）所示。在图1</w:t>
      </w:r>
      <w:r>
        <w:rPr>
          <w:rFonts w:hint="eastAsia" w:cs="Times New Roman"/>
          <w:lang w:val="en-US" w:eastAsia="zh-CN"/>
        </w:rPr>
        <w:t>1</w:t>
      </w:r>
      <w:r>
        <w:rPr>
          <w:rFonts w:hint="eastAsia" w:cs="Times New Roman"/>
        </w:rPr>
        <w:t>（e）的基础上进行3.1节所述处理，即可完成低对比度靶标图像的MRC自动测试。</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1418"/>
        <w:gridCol w:w="1422"/>
        <w:gridCol w:w="2833"/>
        <w:gridCol w:w="7"/>
      </w:tblGrid>
      <w:tr w14:paraId="27292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2369884C">
            <w:pPr>
              <w:spacing w:line="360" w:lineRule="auto"/>
              <w:jc w:val="center"/>
            </w:pPr>
            <w:r>
              <w:drawing>
                <wp:inline distT="0" distB="0" distL="114300" distR="114300">
                  <wp:extent cx="1440180" cy="767715"/>
                  <wp:effectExtent l="0" t="0" r="7620" b="9525"/>
                  <wp:docPr id="51" name="图片 51" descr="微信图片_2024103115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微信图片_20241031151544"/>
                          <pic:cNvPicPr>
                            <a:picLocks noChangeAspect="1"/>
                          </pic:cNvPicPr>
                        </pic:nvPicPr>
                        <pic:blipFill>
                          <a:blip r:embed="rId90"/>
                          <a:stretch>
                            <a:fillRect/>
                          </a:stretch>
                        </pic:blipFill>
                        <pic:spPr>
                          <a:xfrm>
                            <a:off x="0" y="0"/>
                            <a:ext cx="1440180" cy="767715"/>
                          </a:xfrm>
                          <a:prstGeom prst="rect">
                            <a:avLst/>
                          </a:prstGeom>
                        </pic:spPr>
                      </pic:pic>
                    </a:graphicData>
                  </a:graphic>
                </wp:inline>
              </w:drawing>
            </w:r>
          </w:p>
          <w:p w14:paraId="229E87EE">
            <w:pPr>
              <w:spacing w:line="360" w:lineRule="auto"/>
              <w:jc w:val="center"/>
            </w:pPr>
            <w:r>
              <w:rPr>
                <w:rFonts w:cs="Times New Roman"/>
                <w:sz w:val="18"/>
                <w:szCs w:val="18"/>
              </w:rPr>
              <w:t>(a)</w:t>
            </w:r>
          </w:p>
        </w:tc>
        <w:tc>
          <w:tcPr>
            <w:tcW w:w="2840" w:type="dxa"/>
            <w:gridSpan w:val="2"/>
            <w:vAlign w:val="center"/>
          </w:tcPr>
          <w:p w14:paraId="36D17168">
            <w:pPr>
              <w:spacing w:line="360" w:lineRule="auto"/>
              <w:jc w:val="center"/>
            </w:pPr>
            <w:r>
              <w:drawing>
                <wp:inline distT="0" distB="0" distL="114300" distR="114300">
                  <wp:extent cx="1440180" cy="768350"/>
                  <wp:effectExtent l="0" t="0" r="7620" b="8890"/>
                  <wp:docPr id="52"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5"/>
                          <pic:cNvPicPr>
                            <a:picLocks noChangeAspect="1"/>
                          </pic:cNvPicPr>
                        </pic:nvPicPr>
                        <pic:blipFill>
                          <a:blip r:embed="rId91"/>
                          <a:stretch>
                            <a:fillRect/>
                          </a:stretch>
                        </pic:blipFill>
                        <pic:spPr>
                          <a:xfrm>
                            <a:off x="0" y="0"/>
                            <a:ext cx="1440180" cy="768350"/>
                          </a:xfrm>
                          <a:prstGeom prst="rect">
                            <a:avLst/>
                          </a:prstGeom>
                          <a:noFill/>
                          <a:ln>
                            <a:noFill/>
                          </a:ln>
                        </pic:spPr>
                      </pic:pic>
                    </a:graphicData>
                  </a:graphic>
                </wp:inline>
              </w:drawing>
            </w:r>
          </w:p>
          <w:p w14:paraId="1BF8623F">
            <w:pPr>
              <w:spacing w:line="360" w:lineRule="auto"/>
              <w:jc w:val="center"/>
            </w:pPr>
            <w:r>
              <w:rPr>
                <w:rFonts w:cs="Times New Roman"/>
                <w:sz w:val="18"/>
                <w:szCs w:val="18"/>
              </w:rPr>
              <w:t>(b)</w:t>
            </w:r>
          </w:p>
        </w:tc>
        <w:tc>
          <w:tcPr>
            <w:tcW w:w="2840" w:type="dxa"/>
            <w:gridSpan w:val="2"/>
            <w:vAlign w:val="center"/>
          </w:tcPr>
          <w:p w14:paraId="3A2828C9">
            <w:pPr>
              <w:spacing w:line="360" w:lineRule="auto"/>
              <w:jc w:val="center"/>
            </w:pPr>
            <w:r>
              <w:drawing>
                <wp:inline distT="0" distB="0" distL="114300" distR="114300">
                  <wp:extent cx="1440180" cy="768350"/>
                  <wp:effectExtent l="0" t="0" r="7620" b="8890"/>
                  <wp:docPr id="2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1"/>
                          <pic:cNvPicPr>
                            <a:picLocks noChangeAspect="1"/>
                          </pic:cNvPicPr>
                        </pic:nvPicPr>
                        <pic:blipFill>
                          <a:blip r:embed="rId92"/>
                          <a:stretch>
                            <a:fillRect/>
                          </a:stretch>
                        </pic:blipFill>
                        <pic:spPr>
                          <a:xfrm>
                            <a:off x="0" y="0"/>
                            <a:ext cx="1440180" cy="768350"/>
                          </a:xfrm>
                          <a:prstGeom prst="rect">
                            <a:avLst/>
                          </a:prstGeom>
                          <a:noFill/>
                          <a:ln>
                            <a:noFill/>
                          </a:ln>
                        </pic:spPr>
                      </pic:pic>
                    </a:graphicData>
                  </a:graphic>
                </wp:inline>
              </w:drawing>
            </w:r>
          </w:p>
          <w:p w14:paraId="2B1C0F96">
            <w:pPr>
              <w:spacing w:line="360" w:lineRule="auto"/>
              <w:jc w:val="center"/>
              <w:rPr>
                <w:rFonts w:cs="Times New Roman"/>
                <w:sz w:val="18"/>
                <w:szCs w:val="18"/>
              </w:rPr>
            </w:pPr>
            <w:r>
              <w:rPr>
                <w:rFonts w:cs="Times New Roman"/>
                <w:sz w:val="18"/>
                <w:szCs w:val="18"/>
              </w:rPr>
              <w:t>(c)</w:t>
            </w:r>
          </w:p>
        </w:tc>
      </w:tr>
      <w:tr w14:paraId="1BB3A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 w:type="dxa"/>
          <w:trHeight w:val="1734" w:hRule="atLeast"/>
        </w:trPr>
        <w:tc>
          <w:tcPr>
            <w:tcW w:w="4258" w:type="dxa"/>
            <w:gridSpan w:val="2"/>
            <w:vAlign w:val="center"/>
          </w:tcPr>
          <w:p w14:paraId="37C391AC">
            <w:pPr>
              <w:spacing w:line="360" w:lineRule="auto"/>
              <w:jc w:val="center"/>
            </w:pPr>
            <w:r>
              <w:drawing>
                <wp:inline distT="0" distB="0" distL="114300" distR="114300">
                  <wp:extent cx="1440180" cy="768350"/>
                  <wp:effectExtent l="0" t="0" r="7620" b="8890"/>
                  <wp:docPr id="2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2"/>
                          <pic:cNvPicPr>
                            <a:picLocks noChangeAspect="1"/>
                          </pic:cNvPicPr>
                        </pic:nvPicPr>
                        <pic:blipFill>
                          <a:blip r:embed="rId93"/>
                          <a:stretch>
                            <a:fillRect/>
                          </a:stretch>
                        </pic:blipFill>
                        <pic:spPr>
                          <a:xfrm>
                            <a:off x="0" y="0"/>
                            <a:ext cx="1440180" cy="768350"/>
                          </a:xfrm>
                          <a:prstGeom prst="rect">
                            <a:avLst/>
                          </a:prstGeom>
                          <a:noFill/>
                          <a:ln>
                            <a:noFill/>
                          </a:ln>
                        </pic:spPr>
                      </pic:pic>
                    </a:graphicData>
                  </a:graphic>
                </wp:inline>
              </w:drawing>
            </w:r>
          </w:p>
          <w:p w14:paraId="25829B55">
            <w:pPr>
              <w:spacing w:line="360" w:lineRule="auto"/>
              <w:jc w:val="center"/>
            </w:pPr>
            <w:r>
              <w:rPr>
                <w:rFonts w:cs="Times New Roman"/>
                <w:sz w:val="18"/>
                <w:szCs w:val="18"/>
              </w:rPr>
              <w:t>(d)</w:t>
            </w:r>
          </w:p>
        </w:tc>
        <w:tc>
          <w:tcPr>
            <w:tcW w:w="4255" w:type="dxa"/>
            <w:gridSpan w:val="2"/>
            <w:vAlign w:val="center"/>
          </w:tcPr>
          <w:p w14:paraId="2BF4CC83">
            <w:pPr>
              <w:spacing w:line="360" w:lineRule="auto"/>
              <w:jc w:val="center"/>
              <w:rPr>
                <w:rFonts w:cs="Times New Roman"/>
                <w:sz w:val="18"/>
                <w:szCs w:val="18"/>
              </w:rPr>
            </w:pPr>
            <w:r>
              <w:rPr>
                <w:rFonts w:cs="Times New Roman"/>
                <w:sz w:val="18"/>
                <w:szCs w:val="18"/>
              </w:rPr>
              <w:drawing>
                <wp:inline distT="0" distB="0" distL="114300" distR="114300">
                  <wp:extent cx="1440180" cy="807720"/>
                  <wp:effectExtent l="0" t="0" r="7620" b="0"/>
                  <wp:docPr id="2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8"/>
                          <pic:cNvPicPr>
                            <a:picLocks noChangeAspect="1"/>
                          </pic:cNvPicPr>
                        </pic:nvPicPr>
                        <pic:blipFill>
                          <a:blip r:embed="rId94"/>
                          <a:stretch>
                            <a:fillRect/>
                          </a:stretch>
                        </pic:blipFill>
                        <pic:spPr>
                          <a:xfrm>
                            <a:off x="0" y="0"/>
                            <a:ext cx="1440180" cy="807720"/>
                          </a:xfrm>
                          <a:prstGeom prst="rect">
                            <a:avLst/>
                          </a:prstGeom>
                          <a:noFill/>
                          <a:ln>
                            <a:noFill/>
                          </a:ln>
                        </pic:spPr>
                      </pic:pic>
                    </a:graphicData>
                  </a:graphic>
                </wp:inline>
              </w:drawing>
            </w:r>
          </w:p>
          <w:p w14:paraId="447AF73E">
            <w:pPr>
              <w:spacing w:line="360" w:lineRule="auto"/>
              <w:jc w:val="center"/>
              <w:rPr>
                <w:rFonts w:cs="Times New Roman"/>
                <w:sz w:val="18"/>
                <w:szCs w:val="18"/>
              </w:rPr>
            </w:pPr>
            <w:r>
              <w:rPr>
                <w:rFonts w:cs="Times New Roman"/>
                <w:sz w:val="18"/>
                <w:szCs w:val="18"/>
              </w:rPr>
              <w:t>(e)</w:t>
            </w:r>
          </w:p>
        </w:tc>
      </w:tr>
    </w:tbl>
    <w:p w14:paraId="78196B2F">
      <w:pPr>
        <w:spacing w:line="240" w:lineRule="exact"/>
        <w:jc w:val="center"/>
        <w:rPr>
          <w:rFonts w:hint="eastAsia" w:ascii="仿宋" w:hAnsi="仿宋" w:cs="仿宋"/>
          <w:sz w:val="18"/>
          <w:szCs w:val="18"/>
        </w:rPr>
      </w:pPr>
      <w:r>
        <w:rPr>
          <w:rFonts w:hint="eastAsia" w:ascii="宋体" w:hAnsi="宋体" w:cs="宋体"/>
          <w:sz w:val="18"/>
          <w:szCs w:val="18"/>
        </w:rPr>
        <w:t>图</w:t>
      </w:r>
      <w:r>
        <w:rPr>
          <w:rFonts w:hint="eastAsia" w:eastAsia="仿宋" w:cs="Times New Roman"/>
          <w:sz w:val="18"/>
          <w:szCs w:val="18"/>
        </w:rPr>
        <w:t>1</w:t>
      </w:r>
      <w:r>
        <w:rPr>
          <w:rFonts w:hint="eastAsia" w:eastAsia="仿宋" w:cs="Times New Roman"/>
          <w:sz w:val="18"/>
          <w:szCs w:val="18"/>
          <w:lang w:val="en-US" w:eastAsia="zh-CN"/>
        </w:rPr>
        <w:t>1</w:t>
      </w:r>
      <w:r>
        <w:rPr>
          <w:rFonts w:hint="eastAsia" w:ascii="仿宋" w:hAnsi="仿宋" w:eastAsia="仿宋" w:cs="仿宋"/>
          <w:sz w:val="18"/>
          <w:szCs w:val="18"/>
        </w:rPr>
        <w:t xml:space="preserve"> </w:t>
      </w:r>
      <w:r>
        <w:rPr>
          <w:rFonts w:hint="eastAsia" w:ascii="宋体" w:hAnsi="宋体" w:cs="宋体"/>
          <w:sz w:val="18"/>
          <w:szCs w:val="18"/>
        </w:rPr>
        <w:t>低对比度靶标图像的处理。（</w:t>
      </w:r>
      <w:r>
        <w:rPr>
          <w:rFonts w:cs="Times New Roman"/>
          <w:sz w:val="18"/>
          <w:szCs w:val="18"/>
        </w:rPr>
        <w:t>a</w:t>
      </w:r>
      <w:r>
        <w:rPr>
          <w:rFonts w:hint="eastAsia" w:ascii="宋体" w:hAnsi="宋体" w:cs="宋体"/>
          <w:sz w:val="18"/>
          <w:szCs w:val="18"/>
        </w:rPr>
        <w:t>）原始低对比度图像；（</w:t>
      </w:r>
      <w:r>
        <w:rPr>
          <w:rFonts w:hint="eastAsia" w:cs="Times New Roman"/>
          <w:sz w:val="18"/>
          <w:szCs w:val="18"/>
        </w:rPr>
        <w:t>b</w:t>
      </w:r>
      <w:r>
        <w:rPr>
          <w:rFonts w:hint="eastAsia" w:ascii="宋体" w:hAnsi="宋体" w:cs="宋体"/>
          <w:sz w:val="18"/>
          <w:szCs w:val="18"/>
        </w:rPr>
        <w:t>）灰度值增强；（</w:t>
      </w:r>
      <w:r>
        <w:rPr>
          <w:rFonts w:hint="eastAsia" w:cs="Times New Roman"/>
          <w:sz w:val="18"/>
          <w:szCs w:val="18"/>
        </w:rPr>
        <w:t>c</w:t>
      </w:r>
      <w:r>
        <w:rPr>
          <w:rFonts w:hint="eastAsia" w:ascii="宋体" w:hAnsi="宋体" w:cs="宋体"/>
          <w:sz w:val="18"/>
          <w:szCs w:val="18"/>
        </w:rPr>
        <w:t>）距离约束前；（</w:t>
      </w:r>
      <w:r>
        <w:rPr>
          <w:rFonts w:hint="eastAsia" w:cs="Times New Roman"/>
          <w:sz w:val="18"/>
          <w:szCs w:val="18"/>
        </w:rPr>
        <w:t>d</w:t>
      </w:r>
      <w:r>
        <w:rPr>
          <w:rFonts w:hint="eastAsia" w:ascii="宋体" w:hAnsi="宋体" w:cs="宋体"/>
          <w:sz w:val="18"/>
          <w:szCs w:val="18"/>
        </w:rPr>
        <w:t>）引入距离约束；（</w:t>
      </w:r>
      <w:r>
        <w:rPr>
          <w:rFonts w:hint="eastAsia" w:cs="Times New Roman"/>
          <w:sz w:val="18"/>
          <w:szCs w:val="18"/>
        </w:rPr>
        <w:t>e</w:t>
      </w:r>
      <w:r>
        <w:rPr>
          <w:rFonts w:hint="eastAsia" w:ascii="宋体" w:hAnsi="宋体" w:cs="宋体"/>
          <w:sz w:val="18"/>
          <w:szCs w:val="18"/>
        </w:rPr>
        <w:t>）最终结果</w:t>
      </w:r>
    </w:p>
    <w:p w14:paraId="0231E017">
      <w:pPr>
        <w:spacing w:line="240" w:lineRule="exact"/>
        <w:jc w:val="center"/>
        <w:rPr>
          <w:rFonts w:cs="Times New Roman"/>
          <w:b/>
          <w:bCs/>
          <w:sz w:val="18"/>
          <w:szCs w:val="18"/>
        </w:rPr>
      </w:pPr>
      <w:r>
        <w:rPr>
          <w:rStyle w:val="16"/>
          <w:rFonts w:eastAsia="Segoe UI" w:cs="Times New Roman"/>
          <w:b w:val="0"/>
          <w:sz w:val="18"/>
          <w:szCs w:val="18"/>
          <w:shd w:val="clear" w:color="auto" w:fill="FFFFFF"/>
        </w:rPr>
        <w:t>Fig.</w:t>
      </w:r>
      <w:r>
        <w:rPr>
          <w:rStyle w:val="16"/>
          <w:rFonts w:hint="eastAsia" w:cs="Times New Roman"/>
          <w:b w:val="0"/>
          <w:sz w:val="18"/>
          <w:szCs w:val="18"/>
          <w:shd w:val="clear" w:color="auto" w:fill="FFFFFF"/>
        </w:rPr>
        <w:t>1</w:t>
      </w:r>
      <w:r>
        <w:rPr>
          <w:rStyle w:val="16"/>
          <w:rFonts w:hint="eastAsia" w:cs="Times New Roman"/>
          <w:b w:val="0"/>
          <w:sz w:val="18"/>
          <w:szCs w:val="18"/>
          <w:shd w:val="clear" w:color="auto" w:fill="FFFFFF"/>
          <w:lang w:val="en-US" w:eastAsia="zh-CN"/>
        </w:rPr>
        <w:t>1</w:t>
      </w:r>
      <w:r>
        <w:rPr>
          <w:rFonts w:eastAsia="Segoe UI" w:cs="Times New Roman"/>
          <w:sz w:val="18"/>
          <w:szCs w:val="18"/>
          <w:shd w:val="clear" w:color="auto" w:fill="FFFFFF"/>
        </w:rPr>
        <w:t xml:space="preserve"> Processing of low-</w:t>
      </w:r>
      <w:r>
        <w:rPr>
          <w:rFonts w:hint="eastAsia" w:cs="Times New Roman"/>
          <w:sz w:val="18"/>
          <w:szCs w:val="18"/>
          <w:shd w:val="clear" w:color="auto" w:fill="FFFFFF"/>
        </w:rPr>
        <w:t>contrast</w:t>
      </w:r>
      <w:r>
        <w:rPr>
          <w:rFonts w:eastAsia="Segoe UI" w:cs="Times New Roman"/>
          <w:sz w:val="18"/>
          <w:szCs w:val="18"/>
          <w:shd w:val="clear" w:color="auto" w:fill="FFFFFF"/>
        </w:rPr>
        <w:t xml:space="preserve"> target image</w:t>
      </w:r>
      <w:r>
        <w:rPr>
          <w:rFonts w:hint="eastAsia" w:cs="Times New Roman"/>
          <w:sz w:val="18"/>
          <w:szCs w:val="18"/>
          <w:shd w:val="clear" w:color="auto" w:fill="FFFFFF"/>
        </w:rPr>
        <w:t>. (a) O</w:t>
      </w:r>
      <w:r>
        <w:rPr>
          <w:rFonts w:eastAsia="Segoe UI" w:cs="Times New Roman"/>
          <w:sz w:val="18"/>
          <w:szCs w:val="18"/>
          <w:shd w:val="clear" w:color="auto" w:fill="FFFFFF"/>
        </w:rPr>
        <w:t>riginal low-contrast image</w:t>
      </w:r>
      <w:r>
        <w:rPr>
          <w:rFonts w:hint="eastAsia" w:eastAsia="Segoe UI" w:cs="Times New Roman"/>
          <w:sz w:val="18"/>
          <w:szCs w:val="18"/>
          <w:shd w:val="clear" w:color="auto" w:fill="FFFFFF"/>
        </w:rPr>
        <w:t xml:space="preserve">; (b) </w:t>
      </w:r>
      <w:r>
        <w:rPr>
          <w:rFonts w:hint="eastAsia" w:cs="Times New Roman"/>
          <w:sz w:val="18"/>
          <w:szCs w:val="18"/>
          <w:shd w:val="clear" w:color="auto" w:fill="FFFFFF"/>
        </w:rPr>
        <w:t>G</w:t>
      </w:r>
      <w:r>
        <w:rPr>
          <w:rFonts w:eastAsia="Segoe UI" w:cs="Times New Roman"/>
          <w:sz w:val="18"/>
          <w:szCs w:val="18"/>
          <w:shd w:val="clear" w:color="auto" w:fill="FFFFFF"/>
        </w:rPr>
        <w:t>ray-level enhancement</w:t>
      </w:r>
      <w:r>
        <w:rPr>
          <w:rFonts w:hint="eastAsia" w:eastAsia="Segoe UI" w:cs="Times New Roman"/>
          <w:sz w:val="18"/>
          <w:szCs w:val="18"/>
          <w:shd w:val="clear" w:color="auto" w:fill="FFFFFF"/>
        </w:rPr>
        <w:t>;</w:t>
      </w:r>
      <w:r>
        <w:rPr>
          <w:rFonts w:hint="eastAsia" w:cs="Times New Roman"/>
          <w:sz w:val="18"/>
          <w:szCs w:val="18"/>
          <w:shd w:val="clear" w:color="auto" w:fill="FFFFFF"/>
        </w:rPr>
        <w:t xml:space="preserve">   </w:t>
      </w:r>
      <w:r>
        <w:rPr>
          <w:rFonts w:hint="eastAsia" w:eastAsia="Segoe UI" w:cs="Times New Roman"/>
          <w:sz w:val="18"/>
          <w:szCs w:val="18"/>
          <w:shd w:val="clear" w:color="auto" w:fill="FFFFFF"/>
        </w:rPr>
        <w:t xml:space="preserve"> (c) </w:t>
      </w:r>
      <w:r>
        <w:rPr>
          <w:rFonts w:hint="eastAsia" w:cs="Times New Roman"/>
          <w:sz w:val="18"/>
          <w:szCs w:val="18"/>
          <w:shd w:val="clear" w:color="auto" w:fill="FFFFFF"/>
        </w:rPr>
        <w:t>B</w:t>
      </w:r>
      <w:r>
        <w:rPr>
          <w:rFonts w:eastAsia="Segoe UI" w:cs="Times New Roman"/>
          <w:sz w:val="18"/>
          <w:szCs w:val="18"/>
          <w:shd w:val="clear" w:color="auto" w:fill="FFFFFF"/>
        </w:rPr>
        <w:t>efore distance constraint</w:t>
      </w:r>
      <w:r>
        <w:rPr>
          <w:rFonts w:hint="eastAsia" w:eastAsia="Segoe UI" w:cs="Times New Roman"/>
          <w:sz w:val="18"/>
          <w:szCs w:val="18"/>
          <w:shd w:val="clear" w:color="auto" w:fill="FFFFFF"/>
        </w:rPr>
        <w:t xml:space="preserve">; (d) </w:t>
      </w:r>
      <w:r>
        <w:rPr>
          <w:rFonts w:hint="eastAsia" w:cs="Times New Roman"/>
          <w:sz w:val="18"/>
          <w:szCs w:val="18"/>
          <w:shd w:val="clear" w:color="auto" w:fill="FFFFFF"/>
        </w:rPr>
        <w:t>W</w:t>
      </w:r>
      <w:r>
        <w:rPr>
          <w:rFonts w:eastAsia="Segoe UI" w:cs="Times New Roman"/>
          <w:sz w:val="18"/>
          <w:szCs w:val="18"/>
          <w:shd w:val="clear" w:color="auto" w:fill="FFFFFF"/>
        </w:rPr>
        <w:t>ith distance constraint introduced</w:t>
      </w:r>
      <w:r>
        <w:rPr>
          <w:rFonts w:hint="eastAsia" w:eastAsia="Segoe UI" w:cs="Times New Roman"/>
          <w:sz w:val="18"/>
          <w:szCs w:val="18"/>
          <w:shd w:val="clear" w:color="auto" w:fill="FFFFFF"/>
        </w:rPr>
        <w:t xml:space="preserve">; (e) </w:t>
      </w:r>
      <w:r>
        <w:rPr>
          <w:rFonts w:hint="eastAsia" w:cs="Times New Roman"/>
          <w:sz w:val="18"/>
          <w:szCs w:val="18"/>
          <w:shd w:val="clear" w:color="auto" w:fill="FFFFFF"/>
        </w:rPr>
        <w:t>F</w:t>
      </w:r>
      <w:r>
        <w:rPr>
          <w:rFonts w:eastAsia="Segoe UI" w:cs="Times New Roman"/>
          <w:sz w:val="18"/>
          <w:szCs w:val="18"/>
          <w:shd w:val="clear" w:color="auto" w:fill="FFFFFF"/>
        </w:rPr>
        <w:t>inal result</w:t>
      </w:r>
    </w:p>
    <w:p w14:paraId="4E6E8921">
      <w:pPr>
        <w:widowControl/>
        <w:spacing w:before="100" w:beforeAutospacing="1" w:after="100" w:afterAutospacing="1"/>
        <w:jc w:val="left"/>
        <w:rPr>
          <w:rFonts w:hint="eastAsia" w:ascii="黑体" w:hAnsi="宋体" w:eastAsia="黑体" w:cs="宋体"/>
          <w:b/>
          <w:kern w:val="0"/>
        </w:rPr>
      </w:pPr>
      <w:r>
        <w:rPr>
          <w:rFonts w:hint="eastAsia" w:ascii="黑体" w:hAnsi="宋体" w:eastAsia="黑体" w:cs="宋体"/>
          <w:b/>
          <w:kern w:val="0"/>
        </w:rPr>
        <w:t>3.3 靶标角度偏差补偿算法</w:t>
      </w:r>
    </w:p>
    <w:p w14:paraId="018F885E">
      <w:pPr>
        <w:widowControl/>
        <w:spacing w:line="360" w:lineRule="auto"/>
        <w:ind w:firstLine="420" w:firstLineChars="200"/>
        <w:jc w:val="left"/>
        <w:rPr>
          <w:rFonts w:cs="Times New Roman"/>
        </w:rPr>
      </w:pPr>
      <w:r>
        <w:rPr>
          <w:rFonts w:hint="eastAsia" w:cs="Times New Roman"/>
        </w:rPr>
        <w:t>在MRC测试过程中中，光电跟踪系统常因平台振动或装调误差导致靶标图像出现微小倾斜。参考GB/T 32525-2016《光电跟踪测量设备通用规范》第4.1.4条“载体姿态变化范围内正常工作”的要求</w:t>
      </w:r>
      <w:r>
        <w:rPr>
          <w:rFonts w:hint="eastAsia" w:ascii="宋体" w:hAnsi="宋体" w:cs="宋体"/>
          <w:vertAlign w:val="superscript"/>
        </w:rPr>
        <w:fldChar w:fldCharType="begin"/>
      </w:r>
      <w:r>
        <w:rPr>
          <w:rFonts w:hint="eastAsia" w:ascii="宋体" w:hAnsi="宋体" w:cs="宋体"/>
          <w:vertAlign w:val="superscript"/>
        </w:rPr>
        <w:instrText xml:space="preserve"> REF _Ref24376 \r \h </w:instrText>
      </w:r>
      <w:r>
        <w:rPr>
          <w:rFonts w:hint="eastAsia" w:ascii="宋体" w:hAnsi="宋体" w:cs="宋体"/>
          <w:vertAlign w:val="superscript"/>
        </w:rPr>
        <w:fldChar w:fldCharType="separate"/>
      </w:r>
      <w:r>
        <w:rPr>
          <w:rFonts w:hint="eastAsia" w:ascii="宋体" w:hAnsi="宋体" w:cs="宋体"/>
          <w:vertAlign w:val="superscript"/>
        </w:rPr>
        <w:t>[16]</w:t>
      </w:r>
      <w:r>
        <w:rPr>
          <w:rFonts w:hint="eastAsia" w:ascii="宋体" w:hAnsi="宋体" w:cs="宋体"/>
          <w:vertAlign w:val="superscript"/>
        </w:rPr>
        <w:fldChar w:fldCharType="end"/>
      </w:r>
      <w:r>
        <w:rPr>
          <w:rFonts w:hint="eastAsia" w:cs="Times New Roman"/>
        </w:rPr>
        <w:t>，结合外场校准工艺普遍采用的</w:t>
      </w:r>
      <w:r>
        <w:rPr>
          <w:rFonts w:cs="Times New Roman"/>
        </w:rPr>
        <w:t>±</w:t>
      </w:r>
      <w:r>
        <w:rPr>
          <w:rFonts w:hint="eastAsia" w:cs="Times New Roman"/>
        </w:rPr>
        <w:t>5</w:t>
      </w:r>
      <w:r>
        <w:rPr>
          <w:rFonts w:cs="Times New Roman"/>
        </w:rPr>
        <w:t>°</w:t>
      </w:r>
      <w:r>
        <w:rPr>
          <w:rFonts w:hint="eastAsia" w:cs="Times New Roman"/>
        </w:rPr>
        <w:t>安装公差，本文注入5</w:t>
      </w:r>
      <w:r>
        <w:rPr>
          <w:rFonts w:cs="Times New Roman"/>
        </w:rPr>
        <w:t>°</w:t>
      </w:r>
      <w:r>
        <w:rPr>
          <w:rFonts w:hint="eastAsia" w:cs="Times New Roman"/>
        </w:rPr>
        <w:t>旋转条件进行鲁棒性验证。在把如图1</w:t>
      </w:r>
      <w:r>
        <w:rPr>
          <w:rFonts w:hint="eastAsia" w:cs="Times New Roman"/>
          <w:lang w:val="en-US" w:eastAsia="zh-CN"/>
        </w:rPr>
        <w:t>2</w:t>
      </w:r>
      <w:r>
        <w:rPr>
          <w:rFonts w:hint="eastAsia" w:cs="Times New Roman"/>
        </w:rPr>
        <w:t>（a）所示的非常规姿态靶标进行验证前，对算法进行如下针对性优化，使其实现对靶标角度的自动检测和补偿。</w:t>
      </w:r>
    </w:p>
    <w:p w14:paraId="7A6F2C4D">
      <w:pPr>
        <w:widowControl/>
        <w:spacing w:line="360" w:lineRule="auto"/>
        <w:ind w:firstLine="420" w:firstLineChars="200"/>
        <w:jc w:val="left"/>
        <w:rPr>
          <w:rFonts w:cs="Times New Roman"/>
        </w:rPr>
      </w:pPr>
      <w:r>
        <w:rPr>
          <w:rFonts w:cs="Times New Roman"/>
        </w:rPr>
        <w:t>首先，对</w:t>
      </w:r>
      <w:r>
        <w:rPr>
          <w:rFonts w:hint="eastAsia" w:cs="Times New Roman"/>
        </w:rPr>
        <w:t>待测</w:t>
      </w:r>
      <w:r>
        <w:rPr>
          <w:rFonts w:cs="Times New Roman"/>
        </w:rPr>
        <w:t>图像进行边缘提取</w:t>
      </w:r>
      <w:r>
        <w:rPr>
          <w:rFonts w:hint="eastAsia" w:cs="Times New Roman"/>
        </w:rPr>
        <w:t>，</w:t>
      </w:r>
      <w:r>
        <w:rPr>
          <w:rFonts w:cs="Times New Roman"/>
        </w:rPr>
        <w:t>采用自适应阈值的Canny算子获取二值边缘图。</w:t>
      </w:r>
      <w:r>
        <w:rPr>
          <w:rFonts w:hint="eastAsia" w:cs="Times New Roman"/>
        </w:rPr>
        <w:t>然后</w:t>
      </w:r>
      <w:r>
        <w:rPr>
          <w:rFonts w:cs="Times New Roman"/>
        </w:rPr>
        <w:t>利用标准霍夫变换对边缘图进行直线检测</w:t>
      </w:r>
      <w:r>
        <w:rPr>
          <w:rFonts w:hint="eastAsia" w:cs="Times New Roman"/>
        </w:rPr>
        <w:t>，</w:t>
      </w:r>
      <w:r>
        <w:rPr>
          <w:rFonts w:cs="Times New Roman"/>
        </w:rPr>
        <w:t>设置累加网格参数</w:t>
      </w:r>
      <w:r>
        <w:rPr>
          <w:rFonts w:cs="Times New Roman"/>
          <w:position w:val="-10"/>
        </w:rPr>
        <w:object>
          <v:shape id="_x0000_i1058" o:spt="75" type="#_x0000_t75" style="height:16pt;width:20pt;" o:ole="t" filled="f" o:preferrelative="t" stroked="f" coordsize="21600,21600">
            <v:path/>
            <v:fill on="f" focussize="0,0"/>
            <v:stroke on="f" joinstyle="miter"/>
            <v:imagedata r:id="rId96" o:title=""/>
            <o:lock v:ext="edit" aspectratio="t"/>
            <w10:wrap type="none"/>
            <w10:anchorlock/>
          </v:shape>
          <o:OLEObject Type="Embed" ProgID="Equation.DSMT4" ShapeID="_x0000_i1058" DrawAspect="Content" ObjectID="_1468075758" r:id="rId95">
            <o:LockedField>false</o:LockedField>
          </o:OLEObject>
        </w:object>
      </w:r>
      <w:r>
        <w:rPr>
          <w:rFonts w:cs="Times New Roman"/>
        </w:rPr>
        <w:t>为1像素、</w:t>
      </w:r>
      <w:r>
        <w:rPr>
          <w:rFonts w:cs="Times New Roman"/>
          <w:position w:val="-6"/>
        </w:rPr>
        <w:object>
          <v:shape id="_x0000_i1059" o:spt="75" type="#_x0000_t75" style="height:14pt;width:20pt;" o:ole="t" filled="f" o:preferrelative="t" stroked="f" coordsize="21600,21600">
            <v:path/>
            <v:fill on="f" focussize="0,0"/>
            <v:stroke on="f" joinstyle="miter"/>
            <v:imagedata r:id="rId98" o:title=""/>
            <o:lock v:ext="edit" aspectratio="t"/>
            <w10:wrap type="none"/>
            <w10:anchorlock/>
          </v:shape>
          <o:OLEObject Type="Embed" ProgID="Equation.DSMT4" ShapeID="_x0000_i1059" DrawAspect="Content" ObjectID="_1468075759" r:id="rId97">
            <o:LockedField>false</o:LockedField>
          </o:OLEObject>
        </w:object>
      </w:r>
      <w:r>
        <w:rPr>
          <w:rFonts w:cs="Times New Roman"/>
        </w:rPr>
        <w:t>为0.5°，提取长度大于60像素的线段，得到初始直线集合及其方向角</w:t>
      </w:r>
      <w:r>
        <w:rPr>
          <w:rFonts w:cs="Times New Roman"/>
          <w:position w:val="-12"/>
        </w:rPr>
        <w:object>
          <v:shape id="_x0000_i1060" o:spt="75" type="#_x0000_t75" style="height:18pt;width:12pt;" o:ole="t" filled="f" o:preferrelative="t" stroked="f" coordsize="21600,21600">
            <v:path/>
            <v:fill on="f" focussize="0,0"/>
            <v:stroke on="f" joinstyle="miter"/>
            <v:imagedata r:id="rId100" o:title=""/>
            <o:lock v:ext="edit" aspectratio="t"/>
            <w10:wrap type="none"/>
            <w10:anchorlock/>
          </v:shape>
          <o:OLEObject Type="Embed" ProgID="Equation.DSMT4" ShapeID="_x0000_i1060" DrawAspect="Content" ObjectID="_1468075760" r:id="rId99">
            <o:LockedField>false</o:LockedField>
          </o:OLEObject>
        </w:object>
      </w:r>
      <w:r>
        <w:rPr>
          <w:rFonts w:cs="Times New Roman"/>
        </w:rPr>
        <w:t>（范围−90°至+90°），</w:t>
      </w:r>
      <w:r>
        <w:rPr>
          <w:rFonts w:hint="eastAsia" w:cs="Times New Roman"/>
        </w:rPr>
        <w:t>效果如图1</w:t>
      </w:r>
      <w:r>
        <w:rPr>
          <w:rFonts w:hint="eastAsia" w:cs="Times New Roman"/>
          <w:lang w:val="en-US" w:eastAsia="zh-CN"/>
        </w:rPr>
        <w:t>2</w:t>
      </w:r>
      <w:r>
        <w:rPr>
          <w:rFonts w:hint="eastAsia" w:cs="Times New Roman"/>
        </w:rPr>
        <w:t>（b）所示</w:t>
      </w:r>
      <w:r>
        <w:rPr>
          <w:rFonts w:cs="Times New Roman"/>
        </w:rPr>
        <w:t>。为统一角度基准，将</w:t>
      </w:r>
      <w:r>
        <w:rPr>
          <w:rFonts w:cs="Times New Roman"/>
          <w:position w:val="-12"/>
        </w:rPr>
        <w:object>
          <v:shape id="_x0000_i1061" o:spt="75" type="#_x0000_t75" style="height:18pt;width:12pt;" o:ole="t" filled="f" o:preferrelative="t" stroked="f" coordsize="21600,21600">
            <v:path/>
            <v:fill on="f" focussize="0,0"/>
            <v:stroke on="f" joinstyle="miter"/>
            <v:imagedata r:id="rId102" o:title=""/>
            <o:lock v:ext="edit" aspectratio="t"/>
            <w10:wrap type="none"/>
            <w10:anchorlock/>
          </v:shape>
          <o:OLEObject Type="Embed" ProgID="Equation.DSMT4" ShapeID="_x0000_i1061" DrawAspect="Content" ObjectID="_1468075761" r:id="rId101">
            <o:LockedField>false</o:LockedField>
          </o:OLEObject>
        </w:object>
      </w:r>
      <w:r>
        <w:rPr>
          <w:rFonts w:cs="Times New Roman"/>
        </w:rPr>
        <w:t>映射至−45°~+45°区间：若</w:t>
      </w:r>
      <w:r>
        <w:rPr>
          <w:rFonts w:cs="Times New Roman"/>
          <w:position w:val="-14"/>
        </w:rPr>
        <w:object>
          <v:shape id="_x0000_i1062" o:spt="75" type="#_x0000_t75" style="height:20pt;width:18pt;" o:ole="t" filled="f" o:preferrelative="t" stroked="f" coordsize="21600,21600">
            <v:path/>
            <v:fill on="f" focussize="0,0"/>
            <v:stroke on="f" joinstyle="miter"/>
            <v:imagedata r:id="rId104" o:title=""/>
            <o:lock v:ext="edit" aspectratio="t"/>
            <w10:wrap type="none"/>
            <w10:anchorlock/>
          </v:shape>
          <o:OLEObject Type="Embed" ProgID="Equation.DSMT4" ShapeID="_x0000_i1062" DrawAspect="Content" ObjectID="_1468075762" r:id="rId103">
            <o:LockedField>false</o:LockedField>
          </o:OLEObject>
        </w:object>
      </w:r>
      <w:r>
        <w:rPr>
          <w:rFonts w:cs="Times New Roman"/>
        </w:rPr>
        <w:t>&gt; 45°，则通过</w:t>
      </w:r>
      <w:r>
        <w:rPr>
          <w:rFonts w:cs="Times New Roman"/>
          <w:position w:val="-12"/>
        </w:rPr>
        <w:object>
          <v:shape id="_x0000_i1063" o:spt="75" type="#_x0000_t75" style="height:18pt;width:70pt;" o:ole="t" filled="f" o:preferrelative="t" stroked="f" coordsize="21600,21600">
            <v:path/>
            <v:fill on="f" focussize="0,0"/>
            <v:stroke on="f" joinstyle="miter"/>
            <v:imagedata r:id="rId106" o:title=""/>
            <o:lock v:ext="edit" aspectratio="t"/>
            <w10:wrap type="none"/>
            <w10:anchorlock/>
          </v:shape>
          <o:OLEObject Type="Embed" ProgID="Equation.DSMT4" ShapeID="_x0000_i1063" DrawAspect="Content" ObjectID="_1468075763" r:id="rId105">
            <o:LockedField>false</o:LockedField>
          </o:OLEObject>
        </w:object>
      </w:r>
      <w:r>
        <w:rPr>
          <w:rFonts w:cs="Times New Roman"/>
        </w:rPr>
        <w:t>进行转换，使竖直条纹对应小角度，便于后续统计处理。</w:t>
      </w:r>
    </w:p>
    <w:p w14:paraId="1F9E50E1">
      <w:pPr>
        <w:widowControl/>
        <w:spacing w:line="360" w:lineRule="auto"/>
        <w:ind w:firstLine="420" w:firstLineChars="200"/>
        <w:jc w:val="left"/>
        <w:rPr>
          <w:rFonts w:hint="eastAsia" w:cs="Times New Roman"/>
        </w:rPr>
      </w:pPr>
      <w:r>
        <w:rPr>
          <w:rFonts w:cs="Times New Roman"/>
        </w:rPr>
        <w:t>随后，引入RANSAC算法对映射后的角度集进行鲁棒估计，执行200次随机采样，每次选取一个样本作为候选主方向</w:t>
      </w:r>
      <w:r>
        <w:rPr>
          <w:rFonts w:cs="Times New Roman"/>
          <w:position w:val="-12"/>
        </w:rPr>
        <w:object>
          <v:shape id="_x0000_i1064" o:spt="75" type="#_x0000_t75" style="height:18pt;width:14pt;" o:ole="t" filled="f" o:preferrelative="t" stroked="f" coordsize="21600,21600">
            <v:path/>
            <v:fill on="f" focussize="0,0"/>
            <v:stroke on="f" joinstyle="miter"/>
            <v:imagedata r:id="rId108" o:title=""/>
            <o:lock v:ext="edit" aspectratio="t"/>
            <w10:wrap type="none"/>
            <w10:anchorlock/>
          </v:shape>
          <o:OLEObject Type="Embed" ProgID="Equation.DSMT4" ShapeID="_x0000_i1064" DrawAspect="Content" ObjectID="_1468075764" r:id="rId107">
            <o:LockedField>false</o:LockedField>
          </o:OLEObject>
        </w:object>
      </w:r>
      <w:r>
        <w:rPr>
          <w:rFonts w:cs="Times New Roman"/>
        </w:rPr>
        <w:t>，并设定内点阈值为1.5°，统计与</w:t>
      </w:r>
      <w:r>
        <w:rPr>
          <w:rFonts w:cs="Times New Roman"/>
          <w:position w:val="-12"/>
        </w:rPr>
        <w:object>
          <v:shape id="_x0000_i1065" o:spt="75" type="#_x0000_t75" style="height:18pt;width:14pt;" o:ole="t" filled="f" o:preferrelative="t" stroked="f" coordsize="21600,21600">
            <v:path/>
            <v:fill on="f" focussize="0,0"/>
            <v:stroke on="f" joinstyle="miter"/>
            <v:imagedata r:id="rId110" o:title=""/>
            <o:lock v:ext="edit" aspectratio="t"/>
            <w10:wrap type="none"/>
            <w10:anchorlock/>
          </v:shape>
          <o:OLEObject Type="Embed" ProgID="Equation.DSMT4" ShapeID="_x0000_i1065" DrawAspect="Content" ObjectID="_1468075765" r:id="rId109">
            <o:LockedField>false</o:LockedField>
          </o:OLEObject>
        </w:object>
      </w:r>
      <w:r>
        <w:rPr>
          <w:rFonts w:cs="Times New Roman"/>
        </w:rPr>
        <w:t>偏差不超过该阈值的角度数量，记录内点最多的模型。最终，利用该模型内点的均值重新计算主方向</w:t>
      </w:r>
      <w:r>
        <w:rPr>
          <w:rFonts w:cs="Times New Roman"/>
          <w:position w:val="-6"/>
        </w:rPr>
        <w:object>
          <v:shape id="_x0000_i1066" o:spt="75" type="#_x0000_t75" style="height:16pt;width:14pt;" o:ole="t" filled="f" o:preferrelative="t" stroked="f" coordsize="21600,21600">
            <v:path/>
            <v:fill on="f" focussize="0,0"/>
            <v:stroke on="f" joinstyle="miter"/>
            <v:imagedata r:id="rId112" o:title=""/>
            <o:lock v:ext="edit" aspectratio="t"/>
            <w10:wrap type="none"/>
            <w10:anchorlock/>
          </v:shape>
          <o:OLEObject Type="Embed" ProgID="Equation.DSMT4" ShapeID="_x0000_i1066" DrawAspect="Content" ObjectID="_1468075766" r:id="rId111">
            <o:LockedField>false</o:LockedField>
          </o:OLEObject>
        </w:object>
      </w:r>
      <w:r>
        <w:rPr>
          <w:rFonts w:cs="Times New Roman"/>
        </w:rPr>
        <w:t>，</w:t>
      </w:r>
      <w:r>
        <w:rPr>
          <w:rFonts w:hint="eastAsia" w:cs="Times New Roman"/>
        </w:rPr>
        <w:t>从而排除由于直线检测误检所带来的算法对于正确方向的影响，</w:t>
      </w:r>
      <w:r>
        <w:rPr>
          <w:rFonts w:cs="Times New Roman"/>
        </w:rPr>
        <w:t>提升角度估计的精度。</w:t>
      </w:r>
      <w:r>
        <w:rPr>
          <w:rFonts w:hint="eastAsia" w:cs="Times New Roman"/>
        </w:rPr>
        <w:t>最后根据检测到的角度，将其进行反方向的旋转，从而实现靶标角度的补偿。以图1</w:t>
      </w:r>
      <w:r>
        <w:rPr>
          <w:rFonts w:hint="eastAsia" w:cs="Times New Roman"/>
          <w:lang w:val="en-US" w:eastAsia="zh-CN"/>
        </w:rPr>
        <w:t>2</w:t>
      </w:r>
      <w:r>
        <w:rPr>
          <w:rFonts w:hint="eastAsia" w:cs="Times New Roman"/>
        </w:rPr>
        <w:t>（a）为例，得到的补偿效果，如图1</w:t>
      </w:r>
      <w:r>
        <w:rPr>
          <w:rFonts w:hint="eastAsia" w:cs="Times New Roman"/>
          <w:lang w:val="en-US" w:eastAsia="zh-CN"/>
        </w:rPr>
        <w:t>2</w:t>
      </w:r>
      <w:r>
        <w:rPr>
          <w:rFonts w:hint="eastAsia" w:cs="Times New Roman"/>
        </w:rPr>
        <w:t>（c）所示。</w:t>
      </w:r>
    </w:p>
    <w:tbl>
      <w:tblPr>
        <w:tblStyle w:val="14"/>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4"/>
        <w:gridCol w:w="2835"/>
        <w:gridCol w:w="2835"/>
      </w:tblGrid>
      <w:tr w14:paraId="5D1E3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01" w:type="dxa"/>
            <w:vAlign w:val="center"/>
          </w:tcPr>
          <w:p w14:paraId="5A78410B">
            <w:pPr>
              <w:widowControl/>
              <w:snapToGrid w:val="0"/>
              <w:spacing w:line="360" w:lineRule="auto"/>
              <w:jc w:val="center"/>
            </w:pPr>
            <w:r>
              <w:drawing>
                <wp:inline distT="0" distB="0" distL="114300" distR="114300">
                  <wp:extent cx="1440180" cy="799465"/>
                  <wp:effectExtent l="0" t="0" r="7620" b="825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13">
                            <a:lum bright="-6000"/>
                          </a:blip>
                          <a:stretch>
                            <a:fillRect/>
                          </a:stretch>
                        </pic:blipFill>
                        <pic:spPr>
                          <a:xfrm>
                            <a:off x="0" y="0"/>
                            <a:ext cx="1440180" cy="799465"/>
                          </a:xfrm>
                          <a:prstGeom prst="rect">
                            <a:avLst/>
                          </a:prstGeom>
                          <a:noFill/>
                          <a:ln>
                            <a:noFill/>
                          </a:ln>
                        </pic:spPr>
                      </pic:pic>
                    </a:graphicData>
                  </a:graphic>
                </wp:inline>
              </w:drawing>
            </w:r>
          </w:p>
          <w:p w14:paraId="24449659">
            <w:pPr>
              <w:widowControl/>
              <w:snapToGrid w:val="0"/>
              <w:spacing w:line="360" w:lineRule="auto"/>
              <w:jc w:val="center"/>
              <w:rPr>
                <w:rFonts w:cs="Times New Roman"/>
                <w:sz w:val="18"/>
                <w:szCs w:val="18"/>
              </w:rPr>
            </w:pPr>
            <w:r>
              <w:rPr>
                <w:rFonts w:cs="Times New Roman"/>
                <w:sz w:val="18"/>
                <w:szCs w:val="18"/>
              </w:rPr>
              <w:t>（a）</w:t>
            </w:r>
          </w:p>
        </w:tc>
        <w:tc>
          <w:tcPr>
            <w:tcW w:w="2801" w:type="dxa"/>
            <w:vAlign w:val="center"/>
          </w:tcPr>
          <w:p w14:paraId="08A487FA">
            <w:pPr>
              <w:widowControl/>
              <w:snapToGrid w:val="0"/>
              <w:spacing w:line="360" w:lineRule="auto"/>
              <w:jc w:val="center"/>
              <w:rPr>
                <w:rFonts w:cs="Times New Roman"/>
                <w:sz w:val="18"/>
                <w:szCs w:val="18"/>
              </w:rPr>
            </w:pPr>
            <w:r>
              <w:rPr>
                <w:rFonts w:cs="Times New Roman"/>
                <w:sz w:val="18"/>
                <w:szCs w:val="18"/>
              </w:rPr>
              <w:drawing>
                <wp:inline distT="0" distB="0" distL="114300" distR="114300">
                  <wp:extent cx="1440180" cy="819150"/>
                  <wp:effectExtent l="0" t="0" r="7620" b="381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14"/>
                          <a:stretch>
                            <a:fillRect/>
                          </a:stretch>
                        </pic:blipFill>
                        <pic:spPr>
                          <a:xfrm>
                            <a:off x="0" y="0"/>
                            <a:ext cx="1440180" cy="819150"/>
                          </a:xfrm>
                          <a:prstGeom prst="rect">
                            <a:avLst/>
                          </a:prstGeom>
                          <a:noFill/>
                          <a:ln>
                            <a:noFill/>
                          </a:ln>
                        </pic:spPr>
                      </pic:pic>
                    </a:graphicData>
                  </a:graphic>
                </wp:inline>
              </w:drawing>
            </w:r>
          </w:p>
          <w:p w14:paraId="585AF8B0">
            <w:pPr>
              <w:widowControl/>
              <w:snapToGrid w:val="0"/>
              <w:spacing w:line="360" w:lineRule="auto"/>
              <w:jc w:val="center"/>
              <w:rPr>
                <w:rFonts w:cs="Times New Roman"/>
                <w:sz w:val="18"/>
                <w:szCs w:val="18"/>
              </w:rPr>
            </w:pPr>
            <w:r>
              <w:rPr>
                <w:rFonts w:cs="Times New Roman"/>
                <w:sz w:val="18"/>
                <w:szCs w:val="18"/>
              </w:rPr>
              <w:t>(b)</w:t>
            </w:r>
          </w:p>
        </w:tc>
        <w:tc>
          <w:tcPr>
            <w:tcW w:w="2801" w:type="dxa"/>
            <w:vAlign w:val="center"/>
          </w:tcPr>
          <w:p w14:paraId="5C61DCFF">
            <w:pPr>
              <w:widowControl/>
              <w:snapToGrid w:val="0"/>
              <w:spacing w:line="360" w:lineRule="auto"/>
              <w:jc w:val="center"/>
              <w:rPr>
                <w:rFonts w:cs="Times New Roman"/>
                <w:sz w:val="18"/>
                <w:szCs w:val="18"/>
              </w:rPr>
            </w:pPr>
            <w:r>
              <w:rPr>
                <w:rFonts w:cs="Times New Roman"/>
                <w:sz w:val="18"/>
                <w:szCs w:val="18"/>
              </w:rPr>
              <w:drawing>
                <wp:inline distT="0" distB="0" distL="114300" distR="114300">
                  <wp:extent cx="1440180" cy="819150"/>
                  <wp:effectExtent l="0" t="0" r="7620" b="381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15"/>
                          <a:stretch>
                            <a:fillRect/>
                          </a:stretch>
                        </pic:blipFill>
                        <pic:spPr>
                          <a:xfrm>
                            <a:off x="0" y="0"/>
                            <a:ext cx="1440180" cy="819150"/>
                          </a:xfrm>
                          <a:prstGeom prst="rect">
                            <a:avLst/>
                          </a:prstGeom>
                          <a:noFill/>
                          <a:ln>
                            <a:noFill/>
                          </a:ln>
                        </pic:spPr>
                      </pic:pic>
                    </a:graphicData>
                  </a:graphic>
                </wp:inline>
              </w:drawing>
            </w:r>
          </w:p>
          <w:p w14:paraId="0A07709E">
            <w:pPr>
              <w:widowControl/>
              <w:snapToGrid w:val="0"/>
              <w:spacing w:line="360" w:lineRule="auto"/>
              <w:jc w:val="center"/>
              <w:rPr>
                <w:rFonts w:cs="Times New Roman"/>
                <w:sz w:val="18"/>
                <w:szCs w:val="18"/>
              </w:rPr>
            </w:pPr>
            <w:r>
              <w:rPr>
                <w:rFonts w:cs="Times New Roman"/>
                <w:sz w:val="18"/>
                <w:szCs w:val="18"/>
              </w:rPr>
              <w:t>(c)</w:t>
            </w:r>
          </w:p>
        </w:tc>
      </w:tr>
    </w:tbl>
    <w:p w14:paraId="6E719CC8">
      <w:pPr>
        <w:widowControl/>
        <w:ind w:left="0"/>
        <w:jc w:val="center"/>
        <w:textAlignment w:val="baseline"/>
        <w:rPr>
          <w:rFonts w:hint="eastAsia" w:ascii="宋体" w:hAnsi="宋体" w:cs="宋体"/>
          <w:sz w:val="18"/>
          <w:szCs w:val="18"/>
        </w:rPr>
      </w:pPr>
      <w:r>
        <w:rPr>
          <w:rFonts w:hint="eastAsia" w:ascii="宋体" w:hAnsi="宋体" w:cs="宋体"/>
          <w:sz w:val="18"/>
          <w:szCs w:val="18"/>
        </w:rPr>
        <w:t>图</w:t>
      </w:r>
      <w:r>
        <w:rPr>
          <w:rFonts w:hint="eastAsia" w:cs="Times New Roman"/>
          <w:sz w:val="18"/>
          <w:szCs w:val="18"/>
        </w:rPr>
        <w:t>1</w:t>
      </w:r>
      <w:r>
        <w:rPr>
          <w:rFonts w:hint="eastAsia" w:cs="Times New Roman"/>
          <w:sz w:val="18"/>
          <w:szCs w:val="18"/>
          <w:lang w:val="en-US" w:eastAsia="zh-CN"/>
        </w:rPr>
        <w:t>2</w:t>
      </w:r>
      <w:r>
        <w:rPr>
          <w:rFonts w:hint="eastAsia" w:ascii="仿宋" w:hAnsi="仿宋" w:eastAsia="仿宋" w:cs="仿宋"/>
          <w:sz w:val="16"/>
          <w:szCs w:val="20"/>
        </w:rPr>
        <w:t xml:space="preserve"> </w:t>
      </w:r>
      <w:r>
        <w:rPr>
          <w:rFonts w:hint="eastAsia" w:ascii="宋体" w:hAnsi="宋体" w:cs="宋体"/>
          <w:sz w:val="18"/>
          <w:szCs w:val="18"/>
        </w:rPr>
        <w:t>靶标角度补偿。（</w:t>
      </w:r>
      <w:r>
        <w:rPr>
          <w:rFonts w:cs="Times New Roman"/>
          <w:sz w:val="18"/>
          <w:szCs w:val="18"/>
        </w:rPr>
        <w:t>a</w:t>
      </w:r>
      <w:r>
        <w:rPr>
          <w:rFonts w:hint="eastAsia" w:ascii="宋体" w:hAnsi="宋体" w:cs="宋体"/>
          <w:sz w:val="18"/>
          <w:szCs w:val="18"/>
        </w:rPr>
        <w:t>）带有旋转角度的靶标；（</w:t>
      </w:r>
      <w:r>
        <w:rPr>
          <w:rFonts w:cs="Times New Roman"/>
          <w:sz w:val="18"/>
          <w:szCs w:val="18"/>
        </w:rPr>
        <w:t>b</w:t>
      </w:r>
      <w:r>
        <w:rPr>
          <w:rFonts w:hint="eastAsia" w:ascii="宋体" w:hAnsi="宋体" w:cs="宋体"/>
          <w:sz w:val="18"/>
          <w:szCs w:val="18"/>
        </w:rPr>
        <w:t>）角度检测；（</w:t>
      </w:r>
      <w:r>
        <w:rPr>
          <w:rFonts w:cs="Times New Roman"/>
          <w:sz w:val="18"/>
          <w:szCs w:val="18"/>
        </w:rPr>
        <w:t>c</w:t>
      </w:r>
      <w:r>
        <w:rPr>
          <w:rFonts w:hint="eastAsia" w:ascii="宋体" w:hAnsi="宋体" w:cs="宋体"/>
          <w:sz w:val="18"/>
          <w:szCs w:val="18"/>
        </w:rPr>
        <w:t>）角度补偿后的靶标图像</w:t>
      </w:r>
    </w:p>
    <w:p w14:paraId="17989234">
      <w:pPr>
        <w:widowControl/>
        <w:ind w:left="-360"/>
        <w:jc w:val="center"/>
        <w:textAlignment w:val="baseline"/>
        <w:rPr>
          <w:rFonts w:eastAsia="Segoe UI" w:cs="Times New Roman"/>
          <w:sz w:val="18"/>
          <w:szCs w:val="18"/>
          <w:shd w:val="clear" w:color="auto" w:fill="FFFFFF"/>
        </w:rPr>
      </w:pPr>
      <w:r>
        <w:rPr>
          <w:rStyle w:val="16"/>
          <w:rFonts w:eastAsia="Segoe UI" w:cs="Times New Roman"/>
          <w:b w:val="0"/>
          <w:sz w:val="18"/>
          <w:szCs w:val="18"/>
          <w:shd w:val="clear" w:color="auto" w:fill="FFFFFF"/>
        </w:rPr>
        <w:t>Fig.</w:t>
      </w:r>
      <w:r>
        <w:rPr>
          <w:rStyle w:val="16"/>
          <w:rFonts w:hint="eastAsia" w:cs="Times New Roman"/>
          <w:b w:val="0"/>
          <w:sz w:val="18"/>
          <w:szCs w:val="18"/>
          <w:shd w:val="clear" w:color="auto" w:fill="FFFFFF"/>
        </w:rPr>
        <w:t>1</w:t>
      </w:r>
      <w:r>
        <w:rPr>
          <w:rStyle w:val="16"/>
          <w:rFonts w:hint="eastAsia" w:cs="Times New Roman"/>
          <w:b w:val="0"/>
          <w:sz w:val="18"/>
          <w:szCs w:val="18"/>
          <w:shd w:val="clear" w:color="auto" w:fill="FFFFFF"/>
          <w:lang w:val="en-US" w:eastAsia="zh-CN"/>
        </w:rPr>
        <w:t>2</w:t>
      </w:r>
      <w:r>
        <w:rPr>
          <w:rFonts w:eastAsia="Segoe UI" w:cs="Times New Roman"/>
          <w:sz w:val="18"/>
          <w:szCs w:val="18"/>
          <w:shd w:val="clear" w:color="auto" w:fill="FFFFFF"/>
        </w:rPr>
        <w:t xml:space="preserve"> </w:t>
      </w:r>
      <w:r>
        <w:rPr>
          <w:rStyle w:val="16"/>
          <w:rFonts w:eastAsia="Segoe UI" w:cs="Times New Roman"/>
          <w:b w:val="0"/>
          <w:kern w:val="0"/>
          <w:sz w:val="18"/>
          <w:szCs w:val="18"/>
          <w:shd w:val="clear" w:color="auto" w:fill="FFFFFF"/>
          <w:lang w:bidi="ar"/>
        </w:rPr>
        <w:t xml:space="preserve">target </w:t>
      </w:r>
      <w:r>
        <w:rPr>
          <w:rFonts w:eastAsia="Segoe UI" w:cs="Times New Roman"/>
          <w:sz w:val="18"/>
          <w:szCs w:val="18"/>
          <w:shd w:val="clear" w:color="auto" w:fill="FFFFFF"/>
        </w:rPr>
        <w:t>angle</w:t>
      </w:r>
      <w:r>
        <w:rPr>
          <w:rStyle w:val="16"/>
          <w:rFonts w:eastAsia="Segoe UI" w:cs="Times New Roman"/>
          <w:b w:val="0"/>
          <w:kern w:val="0"/>
          <w:sz w:val="18"/>
          <w:szCs w:val="18"/>
          <w:shd w:val="clear" w:color="auto" w:fill="FFFFFF"/>
          <w:lang w:bidi="ar"/>
        </w:rPr>
        <w:t xml:space="preserve"> compensation.</w:t>
      </w:r>
      <w:r>
        <w:rPr>
          <w:rStyle w:val="16"/>
          <w:rFonts w:hint="eastAsia" w:eastAsia="Segoe UI" w:cs="Times New Roman"/>
          <w:b w:val="0"/>
          <w:kern w:val="0"/>
          <w:sz w:val="18"/>
          <w:szCs w:val="18"/>
          <w:shd w:val="clear" w:color="auto" w:fill="FFFFFF"/>
          <w:lang w:bidi="ar"/>
        </w:rPr>
        <w:t xml:space="preserve"> </w:t>
      </w:r>
      <w:r>
        <w:rPr>
          <w:rStyle w:val="16"/>
          <w:rFonts w:eastAsia="Segoe UI" w:cs="Times New Roman"/>
          <w:b w:val="0"/>
          <w:kern w:val="0"/>
          <w:sz w:val="18"/>
          <w:szCs w:val="18"/>
          <w:shd w:val="clear" w:color="auto" w:fill="FFFFFF"/>
          <w:lang w:bidi="ar"/>
        </w:rPr>
        <w:t>(a)</w:t>
      </w:r>
      <w:r>
        <w:rPr>
          <w:rStyle w:val="16"/>
          <w:rFonts w:hint="eastAsia" w:eastAsia="Segoe UI" w:cs="Times New Roman"/>
          <w:b w:val="0"/>
          <w:kern w:val="0"/>
          <w:sz w:val="18"/>
          <w:szCs w:val="18"/>
          <w:shd w:val="clear" w:color="auto" w:fill="FFFFFF"/>
          <w:lang w:bidi="ar"/>
        </w:rPr>
        <w:t xml:space="preserve"> </w:t>
      </w:r>
      <w:r>
        <w:rPr>
          <w:rFonts w:eastAsia="Segoe UI" w:cs="Times New Roman"/>
          <w:sz w:val="18"/>
          <w:szCs w:val="18"/>
          <w:shd w:val="clear" w:color="auto" w:fill="FFFFFF"/>
        </w:rPr>
        <w:t>Target with a rotational angle</w:t>
      </w:r>
      <w:r>
        <w:rPr>
          <w:rStyle w:val="16"/>
          <w:rFonts w:eastAsia="Segoe UI" w:cs="Times New Roman"/>
          <w:b w:val="0"/>
          <w:kern w:val="0"/>
          <w:sz w:val="18"/>
          <w:szCs w:val="18"/>
          <w:shd w:val="clear" w:color="auto" w:fill="FFFFFF"/>
          <w:lang w:bidi="ar"/>
        </w:rPr>
        <w:t>;</w:t>
      </w:r>
      <w:r>
        <w:rPr>
          <w:rStyle w:val="16"/>
          <w:rFonts w:hint="eastAsia" w:eastAsia="Segoe UI" w:cs="Times New Roman"/>
          <w:b w:val="0"/>
          <w:kern w:val="0"/>
          <w:sz w:val="18"/>
          <w:szCs w:val="18"/>
          <w:shd w:val="clear" w:color="auto" w:fill="FFFFFF"/>
          <w:lang w:bidi="ar"/>
        </w:rPr>
        <w:t xml:space="preserve"> </w:t>
      </w:r>
      <w:r>
        <w:rPr>
          <w:rStyle w:val="16"/>
          <w:rFonts w:eastAsia="Segoe UI" w:cs="Times New Roman"/>
          <w:b w:val="0"/>
          <w:kern w:val="0"/>
          <w:sz w:val="18"/>
          <w:szCs w:val="18"/>
          <w:shd w:val="clear" w:color="auto" w:fill="FFFFFF"/>
          <w:lang w:bidi="ar"/>
        </w:rPr>
        <w:t>(b)</w:t>
      </w:r>
      <w:r>
        <w:rPr>
          <w:rStyle w:val="16"/>
          <w:rFonts w:hint="eastAsia" w:eastAsia="Segoe UI" w:cs="Times New Roman"/>
          <w:b w:val="0"/>
          <w:kern w:val="0"/>
          <w:sz w:val="18"/>
          <w:szCs w:val="18"/>
          <w:shd w:val="clear" w:color="auto" w:fill="FFFFFF"/>
          <w:lang w:bidi="ar"/>
        </w:rPr>
        <w:t xml:space="preserve"> </w:t>
      </w:r>
      <w:r>
        <w:rPr>
          <w:rFonts w:eastAsia="Segoe UI" w:cs="Times New Roman"/>
          <w:sz w:val="18"/>
          <w:szCs w:val="18"/>
          <w:shd w:val="clear" w:color="auto" w:fill="FFFFFF"/>
        </w:rPr>
        <w:t>Angle detection</w:t>
      </w:r>
      <w:r>
        <w:rPr>
          <w:rStyle w:val="16"/>
          <w:rFonts w:eastAsia="Segoe UI" w:cs="Times New Roman"/>
          <w:b w:val="0"/>
          <w:kern w:val="0"/>
          <w:sz w:val="18"/>
          <w:szCs w:val="18"/>
          <w:shd w:val="clear" w:color="auto" w:fill="FFFFFF"/>
          <w:lang w:bidi="ar"/>
        </w:rPr>
        <w:t>;</w:t>
      </w:r>
      <w:r>
        <w:rPr>
          <w:rStyle w:val="16"/>
          <w:rFonts w:hint="eastAsia" w:eastAsia="Segoe UI" w:cs="Times New Roman"/>
          <w:b w:val="0"/>
          <w:kern w:val="0"/>
          <w:sz w:val="18"/>
          <w:szCs w:val="18"/>
          <w:shd w:val="clear" w:color="auto" w:fill="FFFFFF"/>
          <w:lang w:bidi="ar"/>
        </w:rPr>
        <w:t xml:space="preserve"> </w:t>
      </w:r>
      <w:r>
        <w:rPr>
          <w:rStyle w:val="16"/>
          <w:rFonts w:eastAsia="Segoe UI" w:cs="Times New Roman"/>
          <w:b w:val="0"/>
          <w:kern w:val="0"/>
          <w:sz w:val="18"/>
          <w:szCs w:val="18"/>
          <w:shd w:val="clear" w:color="auto" w:fill="FFFFFF"/>
          <w:lang w:bidi="ar"/>
        </w:rPr>
        <w:t>(c)</w:t>
      </w:r>
      <w:r>
        <w:rPr>
          <w:rStyle w:val="16"/>
          <w:rFonts w:hint="eastAsia" w:eastAsia="Segoe UI" w:cs="Times New Roman"/>
          <w:b w:val="0"/>
          <w:kern w:val="0"/>
          <w:sz w:val="18"/>
          <w:szCs w:val="18"/>
          <w:shd w:val="clear" w:color="auto" w:fill="FFFFFF"/>
          <w:lang w:bidi="ar"/>
        </w:rPr>
        <w:t xml:space="preserve"> </w:t>
      </w:r>
      <w:r>
        <w:rPr>
          <w:rFonts w:eastAsia="Segoe UI" w:cs="Times New Roman"/>
          <w:sz w:val="18"/>
          <w:szCs w:val="18"/>
          <w:shd w:val="clear" w:color="auto" w:fill="FFFFFF"/>
        </w:rPr>
        <w:t>Target image after angle compensation</w:t>
      </w:r>
    </w:p>
    <w:p w14:paraId="532D9DF2">
      <w:pPr>
        <w:widowControl/>
        <w:spacing w:line="360" w:lineRule="auto"/>
        <w:ind w:left="-360" w:firstLine="420"/>
        <w:jc w:val="left"/>
        <w:textAlignment w:val="baseline"/>
        <w:rPr>
          <w:rFonts w:cs="Times New Roman"/>
          <w:sz w:val="18"/>
          <w:szCs w:val="18"/>
          <w:shd w:val="clear" w:color="auto" w:fill="FFFFFF"/>
        </w:rPr>
      </w:pPr>
      <w:r>
        <w:rPr>
          <w:rFonts w:hint="eastAsia" w:cs="Times New Roman"/>
        </w:rPr>
        <w:t>为了验证算法对不同图像角度检测是否准确，对10幅随机角度偏差（</w:t>
      </w:r>
      <w:r>
        <w:rPr>
          <w:rFonts w:cs="Times New Roman"/>
        </w:rPr>
        <w:t>-5°至+5°</w:t>
      </w:r>
      <w:r>
        <w:rPr>
          <w:rFonts w:hint="eastAsia" w:cs="Times New Roman"/>
        </w:rPr>
        <w:t>）的</w:t>
      </w:r>
      <w:r>
        <w:rPr>
          <w:rFonts w:cs="Times New Roman"/>
        </w:rPr>
        <w:t>图像</w:t>
      </w:r>
      <w:r>
        <w:rPr>
          <w:rFonts w:hint="eastAsia" w:cs="Times New Roman"/>
        </w:rPr>
        <w:t>进行实验，角度检测的</w:t>
      </w:r>
      <w:r>
        <w:rPr>
          <w:rFonts w:cs="Times New Roman"/>
        </w:rPr>
        <w:t>结果</w:t>
      </w:r>
      <w:r>
        <w:rPr>
          <w:rFonts w:hint="eastAsia" w:cs="Times New Roman"/>
        </w:rPr>
        <w:t>如表3所示。通过实际角度偏差</w:t>
      </w:r>
      <w:r>
        <w:rPr>
          <w:rFonts w:cs="Times New Roman"/>
          <w:position w:val="-12"/>
        </w:rPr>
        <w:object>
          <v:shape id="_x0000_i1067" o:spt="75" type="#_x0000_t75" style="height:18pt;width:12pt;" o:ole="t" filled="f" o:preferrelative="t" stroked="f" coordsize="21600,21600">
            <v:path/>
            <v:fill on="f" focussize="0,0"/>
            <v:stroke on="f" joinstyle="miter"/>
            <v:imagedata r:id="rId117" o:title=""/>
            <o:lock v:ext="edit" aspectratio="t"/>
            <w10:wrap type="none"/>
            <w10:anchorlock/>
          </v:shape>
          <o:OLEObject Type="Embed" ProgID="Equation.DSMT4" ShapeID="_x0000_i1067" DrawAspect="Content" ObjectID="_1468075767" r:id="rId116">
            <o:LockedField>false</o:LockedField>
          </o:OLEObject>
        </w:object>
      </w:r>
      <w:r>
        <w:rPr>
          <w:rFonts w:hint="eastAsia" w:cs="Times New Roman"/>
        </w:rPr>
        <w:t>与算法检测角度偏差</w:t>
      </w:r>
      <w:r>
        <w:rPr>
          <w:rFonts w:cs="Times New Roman"/>
          <w:position w:val="-12"/>
        </w:rPr>
        <w:object>
          <v:shape id="_x0000_i1068" o:spt="75" type="#_x0000_t75" style="height:18pt;width:14pt;" o:ole="t" filled="f" o:preferrelative="t" stroked="f" coordsize="21600,21600">
            <v:path/>
            <v:fill on="f" focussize="0,0"/>
            <v:stroke on="f" joinstyle="miter"/>
            <v:imagedata r:id="rId119" o:title=""/>
            <o:lock v:ext="edit" aspectratio="t"/>
            <w10:wrap type="none"/>
            <w10:anchorlock/>
          </v:shape>
          <o:OLEObject Type="Embed" ProgID="Equation.DSMT4" ShapeID="_x0000_i1068" DrawAspect="Content" ObjectID="_1468075768" r:id="rId118">
            <o:LockedField>false</o:LockedField>
          </o:OLEObject>
        </w:object>
      </w:r>
      <w:r>
        <w:rPr>
          <w:rFonts w:hint="eastAsia" w:cs="Times New Roman"/>
        </w:rPr>
        <w:t>的差值绝对值</w:t>
      </w:r>
      <w:r>
        <w:rPr>
          <w:rFonts w:cs="Times New Roman"/>
          <w:position w:val="-14"/>
        </w:rPr>
        <w:object>
          <v:shape id="_x0000_i1069" o:spt="75" type="#_x0000_t75" style="height:20pt;width:38pt;" o:ole="t" filled="f" o:preferrelative="t" stroked="f" coordsize="21600,21600">
            <v:path/>
            <v:fill on="f" focussize="0,0"/>
            <v:stroke on="f" joinstyle="miter"/>
            <v:imagedata r:id="rId121" o:title=""/>
            <o:lock v:ext="edit" aspectratio="t"/>
            <w10:wrap type="none"/>
            <w10:anchorlock/>
          </v:shape>
          <o:OLEObject Type="Embed" ProgID="Equation.DSMT4" ShapeID="_x0000_i1069" DrawAspect="Content" ObjectID="_1468075769" r:id="rId120">
            <o:LockedField>false</o:LockedField>
          </o:OLEObject>
        </w:object>
      </w:r>
      <w:r>
        <w:rPr>
          <w:rFonts w:cs="Times New Roman"/>
        </w:rPr>
        <w:t xml:space="preserve"> </w:t>
      </w:r>
      <w:r>
        <w:rPr>
          <w:rStyle w:val="16"/>
          <w:rFonts w:hint="eastAsia" w:cs="Times New Roman"/>
          <w:b w:val="0"/>
          <w:color w:val="0F1115"/>
          <w:shd w:val="clear" w:color="auto" w:fill="FFFFFF"/>
        </w:rPr>
        <w:t>计算得到的</w:t>
      </w:r>
      <w:r>
        <w:rPr>
          <w:rStyle w:val="16"/>
          <w:rFonts w:hint="eastAsia" w:cs="Times New Roman"/>
          <w:b w:val="0"/>
          <w:color w:val="0F1115"/>
          <w:shd w:val="clear" w:color="auto" w:fill="FFFFFF"/>
          <w:lang w:val="en-US" w:eastAsia="zh-CN"/>
        </w:rPr>
        <w:t>平均偏差值为0.037，</w:t>
      </w:r>
      <w:r>
        <w:rPr>
          <w:rStyle w:val="16"/>
          <w:rFonts w:hint="eastAsia" w:cs="Times New Roman"/>
          <w:b w:val="0"/>
          <w:color w:val="0F1115"/>
          <w:shd w:val="clear" w:color="auto" w:fill="FFFFFF"/>
        </w:rPr>
        <w:t>标准差</w:t>
      </w:r>
      <w:r>
        <w:rPr>
          <w:rFonts w:hint="eastAsia" w:ascii="宋体" w:hAnsi="宋体" w:cs="宋体"/>
        </w:rPr>
        <w:t>为</w:t>
      </w:r>
      <w:r>
        <w:rPr>
          <w:rFonts w:cs="Times New Roman"/>
          <w:highlight w:val="none"/>
        </w:rPr>
        <w:t>0.0</w:t>
      </w:r>
      <w:r>
        <w:rPr>
          <w:rFonts w:hint="eastAsia" w:cs="Times New Roman"/>
          <w:highlight w:val="none"/>
          <w:lang w:eastAsia="zh-CN"/>
        </w:rPr>
        <w:t>2</w:t>
      </w:r>
      <w:r>
        <w:rPr>
          <w:rFonts w:hint="eastAsia" w:cs="Times New Roman"/>
          <w:highlight w:val="none"/>
          <w:lang w:val="en-US" w:eastAsia="zh-CN"/>
        </w:rPr>
        <w:t>4</w:t>
      </w:r>
      <w:del w:id="107" w:author="李宪圣" w:date="2026-01-28T09:05:47Z">
        <w:r>
          <w:rPr>
            <w:rFonts w:hint="eastAsia" w:cs="Times New Roman"/>
            <w:highlight w:val="none"/>
            <w:lang w:val="en-US" w:eastAsia="zh-CN"/>
          </w:rPr>
          <w:delText>2</w:delText>
        </w:r>
      </w:del>
      <w:r>
        <w:commentReference w:id="3"/>
      </w:r>
      <w:r>
        <w:rPr>
          <w:rFonts w:hint="eastAsia" w:cs="Times New Roman"/>
        </w:rPr>
        <w:t>，表明算法满足GB/T 32525-2016对姿态补偿的误差要求</w:t>
      </w:r>
      <w:r>
        <w:rPr>
          <w:rFonts w:cs="Times New Roman" w:asciiTheme="minorEastAsia" w:hAnsiTheme="minorEastAsia"/>
          <w:vertAlign w:val="superscript"/>
        </w:rPr>
        <w:fldChar w:fldCharType="begin"/>
      </w:r>
      <w:r>
        <w:rPr>
          <w:rFonts w:cs="Times New Roman" w:asciiTheme="minorEastAsia" w:hAnsiTheme="minorEastAsia"/>
          <w:vertAlign w:val="superscript"/>
        </w:rPr>
        <w:instrText xml:space="preserve"> </w:instrText>
      </w:r>
      <w:r>
        <w:rPr>
          <w:rFonts w:hint="eastAsia" w:cs="Times New Roman" w:asciiTheme="minorEastAsia" w:hAnsiTheme="minorEastAsia"/>
          <w:vertAlign w:val="superscript"/>
        </w:rPr>
        <w:instrText xml:space="preserve">REF _Ref24376 \r \h</w:instrText>
      </w:r>
      <w:r>
        <w:rPr>
          <w:rFonts w:cs="Times New Roman" w:asciiTheme="minorEastAsia" w:hAnsiTheme="minorEastAsia"/>
          <w:vertAlign w:val="superscript"/>
        </w:rPr>
        <w:instrText xml:space="preserve"> </w:instrText>
      </w:r>
      <w:r>
        <w:rPr>
          <w:rFonts w:hint="eastAsia" w:cs="Times New Roman" w:asciiTheme="minorEastAsia" w:hAnsiTheme="minorEastAsia"/>
          <w:vertAlign w:val="superscript"/>
        </w:rPr>
        <w:instrText xml:space="preserve"> \* MERGEFORMAT </w:instrText>
      </w:r>
      <w:r>
        <w:rPr>
          <w:rFonts w:cs="Times New Roman" w:asciiTheme="minorEastAsia" w:hAnsiTheme="minorEastAsia"/>
          <w:vertAlign w:val="superscript"/>
        </w:rPr>
        <w:fldChar w:fldCharType="separate"/>
      </w:r>
      <w:r>
        <w:rPr>
          <w:rFonts w:hint="eastAsia" w:cs="Times New Roman" w:asciiTheme="minorEastAsia" w:hAnsiTheme="minorEastAsia"/>
          <w:vertAlign w:val="superscript"/>
        </w:rPr>
        <w:t>[16]</w:t>
      </w:r>
      <w:r>
        <w:rPr>
          <w:rFonts w:cs="Times New Roman" w:asciiTheme="minorEastAsia" w:hAnsiTheme="minorEastAsia"/>
          <w:vertAlign w:val="superscript"/>
        </w:rPr>
        <w:fldChar w:fldCharType="end"/>
      </w:r>
      <w:r>
        <w:rPr>
          <w:rFonts w:hint="eastAsia" w:cs="Times New Roman"/>
        </w:rPr>
        <w:t>。</w:t>
      </w:r>
    </w:p>
    <w:p w14:paraId="18112A94">
      <w:pPr>
        <w:widowControl/>
        <w:spacing w:line="240" w:lineRule="exact"/>
        <w:jc w:val="center"/>
        <w:rPr>
          <w:rFonts w:cs="Times New Roman"/>
          <w:sz w:val="18"/>
          <w:szCs w:val="18"/>
        </w:rPr>
      </w:pPr>
      <w:r>
        <w:rPr>
          <w:rFonts w:hint="eastAsia" w:cs="Times New Roman"/>
          <w:sz w:val="18"/>
          <w:szCs w:val="18"/>
        </w:rPr>
        <w:t>表3 靶标角度检测误差对比</w:t>
      </w:r>
    </w:p>
    <w:p w14:paraId="659B2530">
      <w:pPr>
        <w:widowControl/>
        <w:ind w:left="-360"/>
        <w:jc w:val="center"/>
        <w:textAlignment w:val="baseline"/>
        <w:rPr>
          <w:rFonts w:eastAsia="Segoe UI" w:cs="Times New Roman"/>
          <w:sz w:val="18"/>
          <w:szCs w:val="18"/>
          <w:shd w:val="clear" w:color="auto" w:fill="FFFFFF"/>
        </w:rPr>
      </w:pPr>
      <w:r>
        <w:rPr>
          <w:rFonts w:cs="Times New Roman"/>
          <w:sz w:val="18"/>
          <w:szCs w:val="18"/>
        </w:rPr>
        <w:t>Table</w:t>
      </w:r>
      <w:r>
        <w:rPr>
          <w:rFonts w:hint="eastAsia" w:cs="Times New Roman"/>
          <w:sz w:val="18"/>
          <w:szCs w:val="18"/>
        </w:rPr>
        <w:t xml:space="preserve"> 3</w:t>
      </w:r>
      <w:r>
        <w:rPr>
          <w:rFonts w:cs="Times New Roman"/>
          <w:sz w:val="18"/>
          <w:szCs w:val="18"/>
        </w:rPr>
        <w:t xml:space="preserve"> Comparison of </w:t>
      </w:r>
      <w:r>
        <w:rPr>
          <w:rFonts w:hint="eastAsia" w:cs="Times New Roman"/>
          <w:sz w:val="18"/>
          <w:szCs w:val="18"/>
        </w:rPr>
        <w:t>t</w:t>
      </w:r>
      <w:r>
        <w:rPr>
          <w:rFonts w:cs="Times New Roman"/>
          <w:sz w:val="18"/>
          <w:szCs w:val="18"/>
        </w:rPr>
        <w:t xml:space="preserve">arget </w:t>
      </w:r>
      <w:r>
        <w:rPr>
          <w:rFonts w:hint="eastAsia" w:cs="Times New Roman"/>
          <w:sz w:val="18"/>
          <w:szCs w:val="18"/>
        </w:rPr>
        <w:t>a</w:t>
      </w:r>
      <w:r>
        <w:rPr>
          <w:rFonts w:cs="Times New Roman"/>
          <w:sz w:val="18"/>
          <w:szCs w:val="18"/>
        </w:rPr>
        <w:t xml:space="preserve">ngle </w:t>
      </w:r>
      <w:r>
        <w:rPr>
          <w:rFonts w:hint="eastAsia" w:cs="Times New Roman"/>
          <w:sz w:val="18"/>
          <w:szCs w:val="18"/>
        </w:rPr>
        <w:t>d</w:t>
      </w:r>
      <w:r>
        <w:rPr>
          <w:rFonts w:cs="Times New Roman"/>
          <w:sz w:val="18"/>
          <w:szCs w:val="18"/>
        </w:rPr>
        <w:t xml:space="preserve">etection </w:t>
      </w:r>
      <w:r>
        <w:rPr>
          <w:rFonts w:hint="eastAsia" w:cs="Times New Roman"/>
          <w:sz w:val="18"/>
          <w:szCs w:val="18"/>
        </w:rPr>
        <w:t>e</w:t>
      </w:r>
      <w:r>
        <w:rPr>
          <w:rFonts w:cs="Times New Roman"/>
          <w:sz w:val="18"/>
          <w:szCs w:val="18"/>
        </w:rPr>
        <w:t>rrors</w:t>
      </w:r>
    </w:p>
    <w:tbl>
      <w:tblPr>
        <w:tblStyle w:val="14"/>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261"/>
        <w:gridCol w:w="1521"/>
        <w:gridCol w:w="1361"/>
        <w:gridCol w:w="2166"/>
      </w:tblGrid>
      <w:tr w14:paraId="3C21DA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03" w:hRule="atLeast"/>
          <w:tblHeader/>
          <w:jc w:val="center"/>
        </w:trPr>
        <w:tc>
          <w:tcPr>
            <w:tcW w:w="0" w:type="auto"/>
            <w:tcBorders>
              <w:top w:val="single" w:color="auto" w:sz="12" w:space="0"/>
              <w:left w:val="nil"/>
              <w:bottom w:val="single" w:color="auto" w:sz="4" w:space="0"/>
              <w:tl2br w:val="nil"/>
              <w:tr2bl w:val="nil"/>
            </w:tcBorders>
            <w:vAlign w:val="center"/>
          </w:tcPr>
          <w:p w14:paraId="0BEE8FD6">
            <w:pPr>
              <w:widowControl/>
              <w:snapToGrid w:val="0"/>
              <w:spacing w:before="156" w:beforeLines="50" w:after="156" w:afterLines="50" w:line="240" w:lineRule="auto"/>
              <w:ind w:left="0" w:leftChars="0" w:right="0" w:rightChars="0" w:firstLine="0" w:firstLineChars="0"/>
              <w:jc w:val="center"/>
              <w:rPr>
                <w:rFonts w:ascii="Times New Roman" w:eastAsia="宋体" w:cs="Times New Roman"/>
                <w:b w:val="0"/>
                <w:bCs/>
                <w:sz w:val="18"/>
                <w:szCs w:val="18"/>
              </w:rPr>
            </w:pPr>
            <w:r>
              <w:rPr>
                <w:rFonts w:ascii="Times New Roman" w:eastAsia="宋体" w:cs="Times New Roman"/>
                <w:b w:val="0"/>
                <w:bCs/>
                <w:kern w:val="0"/>
                <w:sz w:val="18"/>
                <w:szCs w:val="18"/>
                <w:lang w:bidi="ar"/>
              </w:rPr>
              <w:t>Image</w:t>
            </w:r>
            <w:r>
              <w:rPr>
                <w:rFonts w:hint="eastAsia" w:ascii="Times New Roman" w:eastAsia="宋体" w:cs="Times New Roman"/>
                <w:b w:val="0"/>
                <w:bCs/>
                <w:kern w:val="0"/>
                <w:sz w:val="18"/>
                <w:szCs w:val="18"/>
                <w:lang w:bidi="ar"/>
              </w:rPr>
              <w:t xml:space="preserve"> number</w:t>
            </w:r>
          </w:p>
        </w:tc>
        <w:tc>
          <w:tcPr>
            <w:tcW w:w="0" w:type="auto"/>
            <w:tcBorders>
              <w:top w:val="single" w:color="auto" w:sz="12" w:space="0"/>
              <w:bottom w:val="single" w:color="auto" w:sz="4" w:space="0"/>
              <w:tl2br w:val="nil"/>
              <w:tr2bl w:val="nil"/>
            </w:tcBorders>
            <w:vAlign w:val="center"/>
          </w:tcPr>
          <w:p w14:paraId="1CE9E278">
            <w:pPr>
              <w:widowControl/>
              <w:snapToGrid w:val="0"/>
              <w:spacing w:before="156" w:beforeLines="50" w:after="156" w:afterLines="50" w:line="240" w:lineRule="auto"/>
              <w:ind w:left="0" w:leftChars="0" w:right="0" w:rightChars="0" w:firstLine="0" w:firstLineChars="0"/>
              <w:jc w:val="center"/>
              <w:rPr>
                <w:rFonts w:ascii="Times New Roman" w:eastAsia="宋体" w:cs="Times New Roman"/>
                <w:b w:val="0"/>
                <w:bCs/>
                <w:kern w:val="0"/>
                <w:sz w:val="18"/>
                <w:szCs w:val="18"/>
                <w:lang w:bidi="ar"/>
              </w:rPr>
            </w:pPr>
            <w:r>
              <w:rPr>
                <w:rFonts w:ascii="Times New Roman" w:eastAsia="宋体" w:cs="Times New Roman"/>
                <w:b w:val="0"/>
                <w:bCs/>
                <w:kern w:val="0"/>
                <w:sz w:val="18"/>
                <w:szCs w:val="18"/>
                <w:lang w:bidi="ar"/>
              </w:rPr>
              <w:t xml:space="preserve">Angular </w:t>
            </w:r>
            <w:r>
              <w:rPr>
                <w:rFonts w:hint="eastAsia" w:ascii="Times New Roman" w:eastAsia="宋体" w:cs="Times New Roman"/>
                <w:b w:val="0"/>
                <w:bCs/>
                <w:kern w:val="0"/>
                <w:sz w:val="18"/>
                <w:szCs w:val="18"/>
                <w:lang w:bidi="ar"/>
              </w:rPr>
              <w:t>d</w:t>
            </w:r>
            <w:r>
              <w:rPr>
                <w:rFonts w:ascii="Times New Roman" w:eastAsia="宋体" w:cs="Times New Roman"/>
                <w:b w:val="0"/>
                <w:bCs/>
                <w:kern w:val="0"/>
                <w:sz w:val="18"/>
                <w:szCs w:val="18"/>
                <w:lang w:bidi="ar"/>
              </w:rPr>
              <w:t>eviation</w:t>
            </w:r>
          </w:p>
          <w:p w14:paraId="5A10BFB6">
            <w:pPr>
              <w:widowControl/>
              <w:snapToGrid w:val="0"/>
              <w:spacing w:before="156" w:beforeLines="50" w:after="156" w:afterLines="50" w:line="240" w:lineRule="auto"/>
              <w:ind w:left="0" w:leftChars="0" w:right="0" w:rightChars="0" w:firstLine="0" w:firstLineChars="0"/>
              <w:jc w:val="center"/>
              <w:rPr>
                <w:rFonts w:ascii="Times New Roman" w:eastAsia="宋体" w:cs="Times New Roman"/>
                <w:b w:val="0"/>
                <w:bCs/>
                <w:sz w:val="18"/>
                <w:szCs w:val="18"/>
              </w:rPr>
            </w:pPr>
            <w:r>
              <w:rPr>
                <w:rFonts w:ascii="Times New Roman" w:eastAsia="宋体" w:cs="Times New Roman"/>
                <w:b w:val="0"/>
                <w:bCs/>
                <w:kern w:val="0"/>
                <w:position w:val="-12"/>
                <w:sz w:val="18"/>
                <w:szCs w:val="18"/>
                <w:lang w:bidi="ar"/>
              </w:rPr>
              <w:object>
                <v:shape id="_x0000_i1070" o:spt="75" type="#_x0000_t75" style="height:18pt;width:12pt;" o:ole="t" filled="f" o:preferrelative="t" stroked="f" coordsize="21600,21600">
                  <v:path/>
                  <v:fill on="f" focussize="0,0"/>
                  <v:stroke on="f" joinstyle="miter"/>
                  <v:imagedata r:id="rId123" o:title=""/>
                  <o:lock v:ext="edit" aspectratio="t"/>
                  <w10:wrap type="none"/>
                  <w10:anchorlock/>
                </v:shape>
                <o:OLEObject Type="Embed" ProgID="Equation.DSMT4" ShapeID="_x0000_i1070" DrawAspect="Content" ObjectID="_1468075770" r:id="rId122">
                  <o:LockedField>false</o:LockedField>
                </o:OLEObject>
              </w:object>
            </w:r>
            <w:r>
              <w:rPr>
                <w:rFonts w:ascii="Times New Roman" w:eastAsia="宋体" w:cs="Times New Roman"/>
                <w:b w:val="0"/>
                <w:bCs/>
                <w:kern w:val="0"/>
                <w:sz w:val="18"/>
                <w:szCs w:val="18"/>
                <w:lang w:bidi="ar"/>
              </w:rPr>
              <w:t>/°</w:t>
            </w:r>
          </w:p>
        </w:tc>
        <w:tc>
          <w:tcPr>
            <w:tcW w:w="0" w:type="auto"/>
            <w:tcBorders>
              <w:top w:val="single" w:color="auto" w:sz="12" w:space="0"/>
              <w:bottom w:val="single" w:color="auto" w:sz="4" w:space="0"/>
              <w:right w:val="nil"/>
              <w:tl2br w:val="nil"/>
              <w:tr2bl w:val="nil"/>
            </w:tcBorders>
            <w:vAlign w:val="center"/>
          </w:tcPr>
          <w:p w14:paraId="4F978115">
            <w:pPr>
              <w:widowControl/>
              <w:snapToGrid w:val="0"/>
              <w:spacing w:before="156" w:beforeLines="50" w:after="156" w:afterLines="50" w:line="240" w:lineRule="auto"/>
              <w:ind w:left="0" w:leftChars="0" w:right="0" w:rightChars="0" w:firstLine="0" w:firstLineChars="0"/>
              <w:jc w:val="center"/>
              <w:rPr>
                <w:rFonts w:ascii="Times New Roman" w:eastAsia="宋体" w:cs="Times New Roman"/>
                <w:b w:val="0"/>
                <w:bCs/>
                <w:kern w:val="0"/>
                <w:sz w:val="18"/>
                <w:szCs w:val="18"/>
                <w:lang w:bidi="ar"/>
              </w:rPr>
            </w:pPr>
            <w:r>
              <w:rPr>
                <w:rFonts w:ascii="Times New Roman" w:eastAsia="宋体" w:cs="Times New Roman"/>
                <w:b w:val="0"/>
                <w:bCs/>
                <w:kern w:val="0"/>
                <w:sz w:val="18"/>
                <w:szCs w:val="18"/>
                <w:lang w:bidi="ar"/>
              </w:rPr>
              <w:t xml:space="preserve">Measured </w:t>
            </w:r>
            <w:r>
              <w:rPr>
                <w:rFonts w:hint="eastAsia" w:ascii="Times New Roman" w:eastAsia="宋体" w:cs="Times New Roman"/>
                <w:b w:val="0"/>
                <w:bCs/>
                <w:kern w:val="0"/>
                <w:sz w:val="18"/>
                <w:szCs w:val="18"/>
                <w:lang w:bidi="ar"/>
              </w:rPr>
              <w:t>v</w:t>
            </w:r>
            <w:r>
              <w:rPr>
                <w:rFonts w:ascii="Times New Roman" w:eastAsia="宋体" w:cs="Times New Roman"/>
                <w:b w:val="0"/>
                <w:bCs/>
                <w:kern w:val="0"/>
                <w:sz w:val="18"/>
                <w:szCs w:val="18"/>
                <w:lang w:bidi="ar"/>
              </w:rPr>
              <w:t>alue</w:t>
            </w:r>
          </w:p>
          <w:p w14:paraId="023FE5EA">
            <w:pPr>
              <w:widowControl/>
              <w:snapToGrid w:val="0"/>
              <w:spacing w:before="156" w:beforeLines="50" w:after="156" w:afterLines="50" w:line="240" w:lineRule="auto"/>
              <w:ind w:left="0" w:leftChars="0" w:right="0" w:rightChars="0" w:firstLine="0" w:firstLineChars="0"/>
              <w:jc w:val="center"/>
              <w:rPr>
                <w:rFonts w:ascii="Times New Roman" w:eastAsia="宋体" w:cs="Times New Roman"/>
                <w:b w:val="0"/>
                <w:bCs/>
                <w:kern w:val="0"/>
                <w:sz w:val="18"/>
                <w:szCs w:val="18"/>
                <w:lang w:bidi="ar"/>
              </w:rPr>
            </w:pPr>
            <w:r>
              <w:rPr>
                <w:rFonts w:ascii="Times New Roman" w:eastAsia="宋体" w:cs="Times New Roman"/>
                <w:b w:val="0"/>
                <w:bCs/>
                <w:kern w:val="0"/>
                <w:position w:val="-12"/>
                <w:sz w:val="18"/>
                <w:szCs w:val="18"/>
                <w:lang w:bidi="ar"/>
              </w:rPr>
              <w:object>
                <v:shape id="_x0000_i1071" o:spt="75" type="#_x0000_t75" style="height:18pt;width:14pt;" o:ole="t" filled="f" o:preferrelative="t" stroked="f" coordsize="21600,21600">
                  <v:path/>
                  <v:fill on="f" focussize="0,0"/>
                  <v:stroke on="f" joinstyle="miter"/>
                  <v:imagedata r:id="rId125" o:title=""/>
                  <o:lock v:ext="edit" aspectratio="t"/>
                  <w10:wrap type="none"/>
                  <w10:anchorlock/>
                </v:shape>
                <o:OLEObject Type="Embed" ProgID="Equation.DSMT4" ShapeID="_x0000_i1071" DrawAspect="Content" ObjectID="_1468075771" r:id="rId124">
                  <o:LockedField>false</o:LockedField>
                </o:OLEObject>
              </w:object>
            </w:r>
            <w:r>
              <w:rPr>
                <w:rFonts w:ascii="Times New Roman" w:eastAsia="宋体" w:cs="Times New Roman"/>
                <w:b w:val="0"/>
                <w:bCs/>
                <w:kern w:val="0"/>
                <w:sz w:val="18"/>
                <w:szCs w:val="18"/>
                <w:lang w:bidi="ar"/>
              </w:rPr>
              <w:t>/°</w:t>
            </w:r>
          </w:p>
        </w:tc>
        <w:tc>
          <w:tcPr>
            <w:tcW w:w="0" w:type="auto"/>
            <w:tcBorders>
              <w:top w:val="single" w:color="auto" w:sz="12" w:space="0"/>
              <w:bottom w:val="single" w:color="auto" w:sz="4" w:space="0"/>
              <w:right w:val="nil"/>
              <w:tl2br w:val="nil"/>
              <w:tr2bl w:val="nil"/>
            </w:tcBorders>
            <w:vAlign w:val="center"/>
          </w:tcPr>
          <w:p w14:paraId="193D3DF5">
            <w:pPr>
              <w:widowControl/>
              <w:snapToGrid w:val="0"/>
              <w:spacing w:before="156" w:beforeLines="50" w:after="156" w:afterLines="50" w:line="240" w:lineRule="auto"/>
              <w:ind w:left="0" w:leftChars="0" w:right="0" w:rightChars="0" w:firstLine="0" w:firstLineChars="0"/>
              <w:jc w:val="center"/>
              <w:rPr>
                <w:rStyle w:val="16"/>
                <w:rFonts w:ascii="Times New Roman" w:eastAsia="宋体" w:cs="Times New Roman"/>
                <w:b w:val="0"/>
                <w:bCs/>
                <w:color w:val="0F1115"/>
                <w:sz w:val="18"/>
                <w:szCs w:val="18"/>
                <w:shd w:val="clear" w:color="auto" w:fill="FFFFFF"/>
              </w:rPr>
            </w:pPr>
            <w:r>
              <w:rPr>
                <w:rStyle w:val="16"/>
                <w:rFonts w:ascii="Times New Roman" w:eastAsia="宋体" w:cs="Times New Roman"/>
                <w:b w:val="0"/>
                <w:bCs/>
                <w:color w:val="0F1115"/>
                <w:sz w:val="18"/>
                <w:szCs w:val="18"/>
                <w:shd w:val="clear" w:color="auto" w:fill="FFFFFF"/>
              </w:rPr>
              <w:t>Absolute</w:t>
            </w:r>
            <w:r>
              <w:rPr>
                <w:rStyle w:val="16"/>
                <w:rFonts w:hint="eastAsia" w:ascii="Times New Roman" w:eastAsia="宋体" w:cs="Times New Roman"/>
                <w:b w:val="0"/>
                <w:bCs/>
                <w:color w:val="0F1115"/>
                <w:sz w:val="18"/>
                <w:szCs w:val="18"/>
                <w:shd w:val="clear" w:color="auto" w:fill="FFFFFF"/>
              </w:rPr>
              <w:t xml:space="preserve"> a</w:t>
            </w:r>
            <w:r>
              <w:rPr>
                <w:rStyle w:val="16"/>
                <w:rFonts w:ascii="Times New Roman" w:eastAsia="宋体" w:cs="Times New Roman"/>
                <w:b w:val="0"/>
                <w:bCs/>
                <w:color w:val="0F1115"/>
                <w:sz w:val="18"/>
                <w:szCs w:val="18"/>
                <w:shd w:val="clear" w:color="auto" w:fill="FFFFFF"/>
              </w:rPr>
              <w:t>ngular deviation</w:t>
            </w:r>
          </w:p>
          <w:p w14:paraId="5BED5D51">
            <w:pPr>
              <w:widowControl/>
              <w:snapToGrid w:val="0"/>
              <w:spacing w:before="156" w:beforeLines="50" w:after="156" w:afterLines="50" w:line="240" w:lineRule="auto"/>
              <w:ind w:left="0" w:leftChars="0" w:right="0" w:rightChars="0" w:firstLine="0" w:firstLineChars="0"/>
              <w:jc w:val="center"/>
              <w:rPr>
                <w:rFonts w:ascii="Times New Roman" w:eastAsia="宋体" w:cs="Times New Roman"/>
                <w:b w:val="0"/>
                <w:bCs/>
                <w:kern w:val="0"/>
                <w:sz w:val="18"/>
                <w:szCs w:val="18"/>
                <w:lang w:bidi="ar"/>
              </w:rPr>
            </w:pPr>
            <w:r>
              <w:rPr>
                <w:rStyle w:val="16"/>
                <w:rFonts w:cs="Times New Roman"/>
                <w:b w:val="0"/>
                <w:bCs/>
                <w:color w:val="0F1115"/>
                <w:position w:val="-14"/>
                <w:sz w:val="18"/>
                <w:szCs w:val="18"/>
                <w:shd w:val="clear" w:color="auto" w:fill="FFFFFF"/>
              </w:rPr>
              <w:object>
                <v:shape id="_x0000_i1072" o:spt="75" type="#_x0000_t75" style="height:20pt;width:38pt;" o:ole="t" filled="f" o:preferrelative="t" stroked="f" coordsize="21600,21600">
                  <v:path/>
                  <v:fill on="f" focussize="0,0"/>
                  <v:stroke on="f" joinstyle="miter"/>
                  <v:imagedata r:id="rId127" o:title=""/>
                  <o:lock v:ext="edit" aspectratio="t"/>
                  <w10:wrap type="none"/>
                  <w10:anchorlock/>
                </v:shape>
                <o:OLEObject Type="Embed" ProgID="Equation.DSMT4" ShapeID="_x0000_i1072" DrawAspect="Content" ObjectID="_1468075772" r:id="rId126">
                  <o:LockedField>false</o:LockedField>
                </o:OLEObject>
              </w:object>
            </w:r>
            <w:r>
              <w:rPr>
                <w:rStyle w:val="16"/>
                <w:rFonts w:hint="eastAsia" w:ascii="Times New Roman" w:eastAsia="宋体" w:cs="Times New Roman"/>
                <w:b w:val="0"/>
                <w:bCs/>
                <w:color w:val="0F1115"/>
                <w:sz w:val="18"/>
                <w:szCs w:val="18"/>
                <w:shd w:val="clear" w:color="auto" w:fill="FFFFFF"/>
              </w:rPr>
              <w:t>/</w:t>
            </w:r>
            <w:r>
              <w:rPr>
                <w:rStyle w:val="16"/>
                <w:rFonts w:ascii="Times New Roman" w:eastAsia="宋体" w:cs="Times New Roman"/>
                <w:b w:val="0"/>
                <w:bCs/>
                <w:color w:val="0F1115"/>
                <w:sz w:val="18"/>
                <w:szCs w:val="18"/>
                <w:shd w:val="clear" w:color="auto" w:fill="FFFFFF"/>
              </w:rPr>
              <w:t>°</w:t>
            </w:r>
          </w:p>
        </w:tc>
      </w:tr>
      <w:tr w14:paraId="26936C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left w:val="nil"/>
              <w:tl2br w:val="nil"/>
              <w:tr2bl w:val="nil"/>
            </w:tcBorders>
            <w:vAlign w:val="center"/>
          </w:tcPr>
          <w:p w14:paraId="79C80D74">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1</w:t>
            </w:r>
          </w:p>
        </w:tc>
        <w:tc>
          <w:tcPr>
            <w:tcW w:w="0" w:type="auto"/>
            <w:tcBorders>
              <w:tl2br w:val="nil"/>
              <w:tr2bl w:val="nil"/>
            </w:tcBorders>
            <w:vAlign w:val="center"/>
          </w:tcPr>
          <w:p w14:paraId="0AB91ABF">
            <w:pPr>
              <w:snapToGrid w:val="0"/>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-5.00</w:t>
            </w:r>
          </w:p>
        </w:tc>
        <w:tc>
          <w:tcPr>
            <w:tcW w:w="0" w:type="auto"/>
            <w:tcBorders>
              <w:right w:val="nil"/>
              <w:tl2br w:val="nil"/>
              <w:tr2bl w:val="nil"/>
            </w:tcBorders>
            <w:vAlign w:val="center"/>
          </w:tcPr>
          <w:p w14:paraId="7A43D1BF">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ascii="Times New Roman" w:eastAsia="宋体" w:cs="Times New Roman"/>
                <w:sz w:val="18"/>
                <w:szCs w:val="18"/>
              </w:rPr>
              <w:t>-5.</w:t>
            </w:r>
            <w:r>
              <w:rPr>
                <w:rFonts w:hint="eastAsia" w:cs="Times New Roman"/>
                <w:sz w:val="18"/>
                <w:szCs w:val="18"/>
                <w:lang w:val="en-US" w:eastAsia="zh-CN"/>
              </w:rPr>
              <w:t>04</w:t>
            </w:r>
          </w:p>
        </w:tc>
        <w:tc>
          <w:tcPr>
            <w:tcW w:w="0" w:type="auto"/>
            <w:tcBorders>
              <w:right w:val="nil"/>
              <w:tl2br w:val="nil"/>
              <w:tr2bl w:val="nil"/>
            </w:tcBorders>
            <w:vAlign w:val="center"/>
          </w:tcPr>
          <w:p w14:paraId="16D28DB7">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ascii="Times New Roman" w:eastAsia="宋体" w:cs="Times New Roman"/>
                <w:sz w:val="18"/>
                <w:szCs w:val="18"/>
              </w:rPr>
              <w:t>0.</w:t>
            </w:r>
            <w:r>
              <w:rPr>
                <w:rFonts w:hint="eastAsia" w:cs="Times New Roman"/>
                <w:sz w:val="18"/>
                <w:szCs w:val="18"/>
                <w:lang w:val="en-US" w:eastAsia="zh-CN"/>
              </w:rPr>
              <w:t>04</w:t>
            </w:r>
          </w:p>
        </w:tc>
      </w:tr>
      <w:tr w14:paraId="1FCC07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left w:val="nil"/>
              <w:tl2br w:val="nil"/>
              <w:tr2bl w:val="nil"/>
            </w:tcBorders>
            <w:vAlign w:val="center"/>
          </w:tcPr>
          <w:p w14:paraId="00BF5E8A">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2</w:t>
            </w:r>
          </w:p>
        </w:tc>
        <w:tc>
          <w:tcPr>
            <w:tcW w:w="0" w:type="auto"/>
            <w:tcBorders>
              <w:tl2br w:val="nil"/>
              <w:tr2bl w:val="nil"/>
            </w:tcBorders>
            <w:vAlign w:val="center"/>
          </w:tcPr>
          <w:p w14:paraId="489A795F">
            <w:pPr>
              <w:snapToGrid w:val="0"/>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-3.50</w:t>
            </w:r>
          </w:p>
        </w:tc>
        <w:tc>
          <w:tcPr>
            <w:tcW w:w="0" w:type="auto"/>
            <w:tcBorders>
              <w:right w:val="nil"/>
              <w:tl2br w:val="nil"/>
              <w:tr2bl w:val="nil"/>
            </w:tcBorders>
            <w:vAlign w:val="center"/>
          </w:tcPr>
          <w:p w14:paraId="692F15EA">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ascii="Times New Roman" w:eastAsia="宋体" w:cs="Times New Roman"/>
                <w:sz w:val="18"/>
                <w:szCs w:val="18"/>
              </w:rPr>
              <w:t>-3.</w:t>
            </w:r>
            <w:r>
              <w:rPr>
                <w:rFonts w:hint="eastAsia" w:cs="Times New Roman"/>
                <w:sz w:val="18"/>
                <w:szCs w:val="18"/>
                <w:lang w:val="en-US" w:eastAsia="zh-CN"/>
              </w:rPr>
              <w:t>45</w:t>
            </w:r>
          </w:p>
        </w:tc>
        <w:tc>
          <w:tcPr>
            <w:tcW w:w="0" w:type="auto"/>
            <w:tcBorders>
              <w:right w:val="nil"/>
              <w:tl2br w:val="nil"/>
              <w:tr2bl w:val="nil"/>
            </w:tcBorders>
            <w:vAlign w:val="center"/>
          </w:tcPr>
          <w:p w14:paraId="4E68A698">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ascii="Times New Roman" w:eastAsia="宋体" w:cs="Times New Roman"/>
                <w:sz w:val="18"/>
                <w:szCs w:val="18"/>
              </w:rPr>
              <w:t>0.</w:t>
            </w:r>
            <w:r>
              <w:rPr>
                <w:rFonts w:hint="eastAsia" w:cs="Times New Roman"/>
                <w:sz w:val="18"/>
                <w:szCs w:val="18"/>
                <w:lang w:val="en-US" w:eastAsia="zh-CN"/>
              </w:rPr>
              <w:t>05</w:t>
            </w:r>
          </w:p>
        </w:tc>
      </w:tr>
      <w:tr w14:paraId="6B9C61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left w:val="nil"/>
              <w:tl2br w:val="nil"/>
              <w:tr2bl w:val="nil"/>
            </w:tcBorders>
            <w:vAlign w:val="center"/>
          </w:tcPr>
          <w:p w14:paraId="71423A37">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3</w:t>
            </w:r>
          </w:p>
        </w:tc>
        <w:tc>
          <w:tcPr>
            <w:tcW w:w="0" w:type="auto"/>
            <w:tcBorders>
              <w:tl2br w:val="nil"/>
              <w:tr2bl w:val="nil"/>
            </w:tcBorders>
            <w:vAlign w:val="center"/>
          </w:tcPr>
          <w:p w14:paraId="14C0573B">
            <w:pPr>
              <w:snapToGrid w:val="0"/>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-2.14</w:t>
            </w:r>
          </w:p>
        </w:tc>
        <w:tc>
          <w:tcPr>
            <w:tcW w:w="0" w:type="auto"/>
            <w:tcBorders>
              <w:right w:val="nil"/>
              <w:tl2br w:val="nil"/>
              <w:tr2bl w:val="nil"/>
            </w:tcBorders>
            <w:vAlign w:val="center"/>
          </w:tcPr>
          <w:p w14:paraId="31DF20AA">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-2.14</w:t>
            </w:r>
          </w:p>
        </w:tc>
        <w:tc>
          <w:tcPr>
            <w:tcW w:w="0" w:type="auto"/>
            <w:tcBorders>
              <w:right w:val="nil"/>
              <w:tl2br w:val="nil"/>
              <w:tr2bl w:val="nil"/>
            </w:tcBorders>
            <w:vAlign w:val="center"/>
          </w:tcPr>
          <w:p w14:paraId="57F4F65E">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ascii="Times New Roman" w:eastAsia="宋体" w:cs="Times New Roman"/>
                <w:sz w:val="18"/>
                <w:szCs w:val="18"/>
              </w:rPr>
              <w:t>0</w:t>
            </w:r>
            <w:r>
              <w:rPr>
                <w:rFonts w:hint="eastAsia" w:cs="Times New Roman"/>
                <w:sz w:val="18"/>
                <w:szCs w:val="18"/>
                <w:lang w:val="en-US" w:eastAsia="zh-CN"/>
              </w:rPr>
              <w:t>.00</w:t>
            </w:r>
          </w:p>
        </w:tc>
      </w:tr>
      <w:tr w14:paraId="13C088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left w:val="nil"/>
              <w:tl2br w:val="nil"/>
              <w:tr2bl w:val="nil"/>
            </w:tcBorders>
            <w:vAlign w:val="center"/>
          </w:tcPr>
          <w:p w14:paraId="695412F5">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4</w:t>
            </w:r>
          </w:p>
        </w:tc>
        <w:tc>
          <w:tcPr>
            <w:tcW w:w="0" w:type="auto"/>
            <w:tcBorders>
              <w:tl2br w:val="nil"/>
              <w:tr2bl w:val="nil"/>
            </w:tcBorders>
            <w:vAlign w:val="center"/>
          </w:tcPr>
          <w:p w14:paraId="59681D3D">
            <w:pPr>
              <w:snapToGrid w:val="0"/>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-1.48</w:t>
            </w:r>
          </w:p>
        </w:tc>
        <w:tc>
          <w:tcPr>
            <w:tcW w:w="0" w:type="auto"/>
            <w:tcBorders>
              <w:right w:val="nil"/>
              <w:tl2br w:val="nil"/>
              <w:tr2bl w:val="nil"/>
            </w:tcBorders>
            <w:vAlign w:val="center"/>
          </w:tcPr>
          <w:p w14:paraId="0A369E01">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-1.56</w:t>
            </w:r>
          </w:p>
        </w:tc>
        <w:tc>
          <w:tcPr>
            <w:tcW w:w="0" w:type="auto"/>
            <w:tcBorders>
              <w:right w:val="nil"/>
              <w:tl2br w:val="nil"/>
              <w:tr2bl w:val="nil"/>
            </w:tcBorders>
            <w:vAlign w:val="center"/>
          </w:tcPr>
          <w:p w14:paraId="6C5854F7">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0.08</w:t>
            </w:r>
          </w:p>
        </w:tc>
      </w:tr>
      <w:tr w14:paraId="07DE9F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left w:val="nil"/>
              <w:tl2br w:val="nil"/>
              <w:tr2bl w:val="nil"/>
            </w:tcBorders>
            <w:vAlign w:val="center"/>
          </w:tcPr>
          <w:p w14:paraId="5C3A0CD9">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5</w:t>
            </w:r>
          </w:p>
        </w:tc>
        <w:tc>
          <w:tcPr>
            <w:tcW w:w="0" w:type="auto"/>
            <w:tcBorders>
              <w:tl2br w:val="nil"/>
              <w:tr2bl w:val="nil"/>
            </w:tcBorders>
            <w:vAlign w:val="center"/>
          </w:tcPr>
          <w:p w14:paraId="3A0BCBFB">
            <w:pPr>
              <w:snapToGrid w:val="0"/>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-1.20</w:t>
            </w:r>
          </w:p>
        </w:tc>
        <w:tc>
          <w:tcPr>
            <w:tcW w:w="0" w:type="auto"/>
            <w:tcBorders>
              <w:right w:val="nil"/>
              <w:tl2br w:val="nil"/>
              <w:tr2bl w:val="nil"/>
            </w:tcBorders>
            <w:vAlign w:val="center"/>
          </w:tcPr>
          <w:p w14:paraId="719D2C47">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ascii="Times New Roman" w:eastAsia="宋体" w:cs="Times New Roman"/>
                <w:sz w:val="18"/>
                <w:szCs w:val="18"/>
              </w:rPr>
              <w:t>-1.</w:t>
            </w:r>
            <w:r>
              <w:rPr>
                <w:rFonts w:hint="eastAsia" w:cs="Times New Roman"/>
                <w:sz w:val="18"/>
                <w:szCs w:val="18"/>
                <w:lang w:val="en-US" w:eastAsia="zh-CN"/>
              </w:rPr>
              <w:t>16</w:t>
            </w:r>
          </w:p>
        </w:tc>
        <w:tc>
          <w:tcPr>
            <w:tcW w:w="0" w:type="auto"/>
            <w:tcBorders>
              <w:right w:val="nil"/>
              <w:tl2br w:val="nil"/>
              <w:tr2bl w:val="nil"/>
            </w:tcBorders>
            <w:vAlign w:val="center"/>
          </w:tcPr>
          <w:p w14:paraId="35B8A6AA">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ascii="Times New Roman" w:eastAsia="宋体" w:cs="Times New Roman"/>
                <w:sz w:val="18"/>
                <w:szCs w:val="18"/>
              </w:rPr>
              <w:t>0.</w:t>
            </w:r>
            <w:r>
              <w:rPr>
                <w:rFonts w:hint="eastAsia" w:cs="Times New Roman"/>
                <w:sz w:val="18"/>
                <w:szCs w:val="18"/>
                <w:lang w:val="en-US" w:eastAsia="zh-CN"/>
              </w:rPr>
              <w:t>04</w:t>
            </w:r>
          </w:p>
        </w:tc>
      </w:tr>
      <w:tr w14:paraId="0DFE1E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left w:val="nil"/>
              <w:tl2br w:val="nil"/>
              <w:tr2bl w:val="nil"/>
            </w:tcBorders>
            <w:vAlign w:val="center"/>
          </w:tcPr>
          <w:p w14:paraId="02A53F5D">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6</w:t>
            </w:r>
          </w:p>
        </w:tc>
        <w:tc>
          <w:tcPr>
            <w:tcW w:w="0" w:type="auto"/>
            <w:tcBorders>
              <w:tl2br w:val="nil"/>
              <w:tr2bl w:val="nil"/>
            </w:tcBorders>
            <w:vAlign w:val="center"/>
          </w:tcPr>
          <w:p w14:paraId="187C75A1">
            <w:pPr>
              <w:snapToGrid w:val="0"/>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0.68</w:t>
            </w:r>
          </w:p>
        </w:tc>
        <w:tc>
          <w:tcPr>
            <w:tcW w:w="0" w:type="auto"/>
            <w:tcBorders>
              <w:right w:val="nil"/>
              <w:tl2br w:val="nil"/>
              <w:tr2bl w:val="nil"/>
            </w:tcBorders>
            <w:vAlign w:val="center"/>
          </w:tcPr>
          <w:p w14:paraId="79B966B9">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0.66</w:t>
            </w:r>
          </w:p>
        </w:tc>
        <w:tc>
          <w:tcPr>
            <w:tcW w:w="0" w:type="auto"/>
            <w:tcBorders>
              <w:right w:val="nil"/>
              <w:tl2br w:val="nil"/>
              <w:tr2bl w:val="nil"/>
            </w:tcBorders>
            <w:vAlign w:val="center"/>
          </w:tcPr>
          <w:p w14:paraId="58A6B1C1">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0.02</w:t>
            </w:r>
          </w:p>
        </w:tc>
      </w:tr>
      <w:tr w14:paraId="3A0E6A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left w:val="nil"/>
              <w:tl2br w:val="nil"/>
              <w:tr2bl w:val="nil"/>
            </w:tcBorders>
            <w:vAlign w:val="center"/>
          </w:tcPr>
          <w:p w14:paraId="68DED8A7">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7</w:t>
            </w:r>
          </w:p>
        </w:tc>
        <w:tc>
          <w:tcPr>
            <w:tcW w:w="0" w:type="auto"/>
            <w:tcBorders>
              <w:tl2br w:val="nil"/>
              <w:tr2bl w:val="nil"/>
            </w:tcBorders>
            <w:vAlign w:val="center"/>
          </w:tcPr>
          <w:p w14:paraId="482A71D5">
            <w:pPr>
              <w:snapToGrid w:val="0"/>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0.85</w:t>
            </w:r>
          </w:p>
        </w:tc>
        <w:tc>
          <w:tcPr>
            <w:tcW w:w="0" w:type="auto"/>
            <w:tcBorders>
              <w:right w:val="nil"/>
              <w:tl2br w:val="nil"/>
              <w:tr2bl w:val="nil"/>
            </w:tcBorders>
            <w:vAlign w:val="center"/>
          </w:tcPr>
          <w:p w14:paraId="1F5DD930">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ascii="Times New Roman" w:eastAsia="宋体" w:cs="Times New Roman"/>
                <w:sz w:val="18"/>
                <w:szCs w:val="18"/>
              </w:rPr>
              <w:t>0.</w:t>
            </w:r>
            <w:r>
              <w:rPr>
                <w:rFonts w:hint="eastAsia" w:cs="Times New Roman"/>
                <w:sz w:val="18"/>
                <w:szCs w:val="18"/>
                <w:lang w:val="en-US" w:eastAsia="zh-CN"/>
              </w:rPr>
              <w:t>85</w:t>
            </w:r>
          </w:p>
        </w:tc>
        <w:tc>
          <w:tcPr>
            <w:tcW w:w="0" w:type="auto"/>
            <w:tcBorders>
              <w:right w:val="nil"/>
              <w:tl2br w:val="nil"/>
              <w:tr2bl w:val="nil"/>
            </w:tcBorders>
            <w:vAlign w:val="center"/>
          </w:tcPr>
          <w:p w14:paraId="6E61D3FC">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cs="Times New Roman"/>
                <w:sz w:val="18"/>
                <w:szCs w:val="18"/>
                <w:lang w:val="en-US" w:eastAsia="zh-CN"/>
              </w:rPr>
              <w:t>0.00</w:t>
            </w:r>
          </w:p>
        </w:tc>
      </w:tr>
      <w:tr w14:paraId="4675349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left w:val="nil"/>
              <w:tl2br w:val="nil"/>
              <w:tr2bl w:val="nil"/>
            </w:tcBorders>
            <w:vAlign w:val="center"/>
          </w:tcPr>
          <w:p w14:paraId="561F39B3">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8</w:t>
            </w:r>
          </w:p>
        </w:tc>
        <w:tc>
          <w:tcPr>
            <w:tcW w:w="0" w:type="auto"/>
            <w:tcBorders>
              <w:tl2br w:val="nil"/>
              <w:tr2bl w:val="nil"/>
            </w:tcBorders>
            <w:vAlign w:val="center"/>
          </w:tcPr>
          <w:p w14:paraId="06F5737A">
            <w:pPr>
              <w:snapToGrid w:val="0"/>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2.54</w:t>
            </w:r>
          </w:p>
        </w:tc>
        <w:tc>
          <w:tcPr>
            <w:tcW w:w="0" w:type="auto"/>
            <w:tcBorders>
              <w:right w:val="nil"/>
              <w:tl2br w:val="nil"/>
              <w:tr2bl w:val="nil"/>
            </w:tcBorders>
            <w:vAlign w:val="center"/>
          </w:tcPr>
          <w:p w14:paraId="115BD4EF">
            <w:pPr>
              <w:pStyle w:val="3"/>
              <w:snapToGrid w:val="0"/>
              <w:spacing w:line="240" w:lineRule="auto"/>
              <w:ind w:left="0" w:leftChars="0" w:right="0" w:rightChars="0" w:firstLine="0" w:firstLineChars="0"/>
              <w:jc w:val="center"/>
              <w:rPr>
                <w:rFonts w:hint="eastAsia" w:ascii="Times New Roman" w:eastAsia="宋体" w:cs="Times New Roman"/>
                <w:sz w:val="18"/>
                <w:szCs w:val="18"/>
                <w:lang w:eastAsia="zh-CN"/>
              </w:rPr>
            </w:pPr>
            <w:r>
              <w:rPr>
                <w:rFonts w:hint="eastAsia" w:ascii="Times New Roman" w:eastAsia="宋体" w:cs="Times New Roman"/>
                <w:sz w:val="18"/>
                <w:szCs w:val="18"/>
              </w:rPr>
              <w:t>2.4</w:t>
            </w:r>
            <w:r>
              <w:rPr>
                <w:rFonts w:hint="eastAsia" w:cs="Times New Roman"/>
                <w:sz w:val="18"/>
                <w:szCs w:val="18"/>
                <w:lang w:val="en-US" w:eastAsia="zh-CN"/>
              </w:rPr>
              <w:t>9</w:t>
            </w:r>
          </w:p>
        </w:tc>
        <w:tc>
          <w:tcPr>
            <w:tcW w:w="0" w:type="auto"/>
            <w:tcBorders>
              <w:right w:val="nil"/>
              <w:tl2br w:val="nil"/>
              <w:tr2bl w:val="nil"/>
            </w:tcBorders>
            <w:vAlign w:val="center"/>
          </w:tcPr>
          <w:p w14:paraId="0B047E7D">
            <w:pPr>
              <w:pStyle w:val="3"/>
              <w:snapToGrid w:val="0"/>
              <w:spacing w:line="240" w:lineRule="auto"/>
              <w:ind w:left="0" w:leftChars="0" w:right="0" w:rightChars="0" w:firstLine="0" w:firstLineChars="0"/>
              <w:jc w:val="center"/>
              <w:rPr>
                <w:rFonts w:hint="eastAsia" w:ascii="Times New Roman" w:eastAsia="宋体" w:cs="Times New Roman"/>
                <w:sz w:val="18"/>
                <w:szCs w:val="18"/>
                <w:lang w:eastAsia="zh-CN"/>
              </w:rPr>
            </w:pPr>
            <w:r>
              <w:rPr>
                <w:rFonts w:hint="eastAsia" w:ascii="Times New Roman" w:eastAsia="宋体" w:cs="Times New Roman"/>
                <w:sz w:val="18"/>
                <w:szCs w:val="18"/>
              </w:rPr>
              <w:t>0.0</w:t>
            </w:r>
            <w:r>
              <w:rPr>
                <w:rFonts w:hint="eastAsia" w:cs="Times New Roman"/>
                <w:sz w:val="18"/>
                <w:szCs w:val="18"/>
                <w:lang w:val="en-US" w:eastAsia="zh-CN"/>
              </w:rPr>
              <w:t>5</w:t>
            </w:r>
          </w:p>
        </w:tc>
      </w:tr>
      <w:tr w14:paraId="1E6593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left w:val="nil"/>
              <w:tl2br w:val="nil"/>
              <w:tr2bl w:val="nil"/>
            </w:tcBorders>
            <w:vAlign w:val="center"/>
          </w:tcPr>
          <w:p w14:paraId="196F3AA8">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9</w:t>
            </w:r>
          </w:p>
        </w:tc>
        <w:tc>
          <w:tcPr>
            <w:tcW w:w="0" w:type="auto"/>
            <w:tcBorders>
              <w:tl2br w:val="nil"/>
              <w:tr2bl w:val="nil"/>
            </w:tcBorders>
            <w:vAlign w:val="center"/>
          </w:tcPr>
          <w:p w14:paraId="5B2A028A">
            <w:pPr>
              <w:snapToGrid w:val="0"/>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3.31</w:t>
            </w:r>
          </w:p>
        </w:tc>
        <w:tc>
          <w:tcPr>
            <w:tcW w:w="0" w:type="auto"/>
            <w:tcBorders>
              <w:right w:val="nil"/>
              <w:tl2br w:val="nil"/>
              <w:tr2bl w:val="nil"/>
            </w:tcBorders>
            <w:vAlign w:val="center"/>
          </w:tcPr>
          <w:p w14:paraId="75B05B38">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3.25</w:t>
            </w:r>
          </w:p>
        </w:tc>
        <w:tc>
          <w:tcPr>
            <w:tcW w:w="0" w:type="auto"/>
            <w:tcBorders>
              <w:right w:val="nil"/>
              <w:tl2br w:val="nil"/>
              <w:tr2bl w:val="nil"/>
            </w:tcBorders>
            <w:vAlign w:val="center"/>
          </w:tcPr>
          <w:p w14:paraId="09A8738D">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0.06</w:t>
            </w:r>
          </w:p>
        </w:tc>
      </w:tr>
      <w:tr w14:paraId="5B4A53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left w:val="nil"/>
              <w:bottom w:val="single" w:color="auto" w:sz="4" w:space="0"/>
              <w:tl2br w:val="nil"/>
              <w:tr2bl w:val="nil"/>
            </w:tcBorders>
            <w:vAlign w:val="center"/>
          </w:tcPr>
          <w:p w14:paraId="39DC81AB">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10</w:t>
            </w:r>
          </w:p>
        </w:tc>
        <w:tc>
          <w:tcPr>
            <w:tcW w:w="0" w:type="auto"/>
            <w:tcBorders>
              <w:bottom w:val="single" w:color="auto" w:sz="4" w:space="0"/>
              <w:tl2br w:val="nil"/>
              <w:tr2bl w:val="nil"/>
            </w:tcBorders>
            <w:vAlign w:val="center"/>
          </w:tcPr>
          <w:p w14:paraId="5B674739">
            <w:pPr>
              <w:snapToGrid w:val="0"/>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4.17</w:t>
            </w:r>
          </w:p>
        </w:tc>
        <w:tc>
          <w:tcPr>
            <w:tcW w:w="0" w:type="auto"/>
            <w:tcBorders>
              <w:bottom w:val="single" w:color="auto" w:sz="4" w:space="0"/>
              <w:right w:val="nil"/>
              <w:tl2br w:val="nil"/>
              <w:tr2bl w:val="nil"/>
            </w:tcBorders>
            <w:vAlign w:val="center"/>
          </w:tcPr>
          <w:p w14:paraId="24244833">
            <w:pPr>
              <w:pStyle w:val="3"/>
              <w:snapToGrid w:val="0"/>
              <w:spacing w:line="240" w:lineRule="auto"/>
              <w:ind w:left="0" w:leftChars="0" w:right="0" w:rightChars="0" w:firstLine="0" w:firstLineChars="0"/>
              <w:jc w:val="center"/>
              <w:rPr>
                <w:rFonts w:hint="eastAsia" w:ascii="Times New Roman" w:eastAsia="宋体" w:cs="Times New Roman"/>
                <w:sz w:val="18"/>
                <w:szCs w:val="18"/>
                <w:lang w:eastAsia="zh-CN"/>
              </w:rPr>
            </w:pPr>
            <w:r>
              <w:rPr>
                <w:rFonts w:hint="eastAsia" w:ascii="Times New Roman" w:eastAsia="宋体" w:cs="Times New Roman"/>
                <w:sz w:val="18"/>
                <w:szCs w:val="18"/>
              </w:rPr>
              <w:t>4.2</w:t>
            </w:r>
            <w:r>
              <w:rPr>
                <w:rFonts w:hint="eastAsia" w:cs="Times New Roman"/>
                <w:sz w:val="18"/>
                <w:szCs w:val="18"/>
                <w:lang w:val="en-US" w:eastAsia="zh-CN"/>
              </w:rPr>
              <w:t>1</w:t>
            </w:r>
          </w:p>
        </w:tc>
        <w:tc>
          <w:tcPr>
            <w:tcW w:w="0" w:type="auto"/>
            <w:tcBorders>
              <w:bottom w:val="single" w:color="auto" w:sz="4" w:space="0"/>
              <w:right w:val="nil"/>
              <w:tl2br w:val="nil"/>
              <w:tr2bl w:val="nil"/>
            </w:tcBorders>
            <w:vAlign w:val="center"/>
          </w:tcPr>
          <w:p w14:paraId="1EF294FC">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ascii="Times New Roman" w:eastAsia="宋体" w:cs="Times New Roman"/>
                <w:sz w:val="18"/>
                <w:szCs w:val="18"/>
              </w:rPr>
              <w:t>0.</w:t>
            </w:r>
            <w:r>
              <w:rPr>
                <w:rFonts w:hint="eastAsia" w:cs="Times New Roman"/>
                <w:sz w:val="18"/>
                <w:szCs w:val="18"/>
                <w:lang w:val="en-US" w:eastAsia="zh-CN"/>
              </w:rPr>
              <w:t>03</w:t>
            </w:r>
          </w:p>
        </w:tc>
      </w:tr>
      <w:tr w14:paraId="4E5AC5D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gridSpan w:val="3"/>
            <w:tcBorders>
              <w:top w:val="single" w:color="auto" w:sz="4" w:space="0"/>
              <w:left w:val="nil"/>
              <w:right w:val="nil"/>
              <w:tl2br w:val="nil"/>
              <w:tr2bl w:val="nil"/>
            </w:tcBorders>
            <w:vAlign w:val="center"/>
          </w:tcPr>
          <w:p w14:paraId="4D7E9C0B">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Mean</w:t>
            </w:r>
          </w:p>
        </w:tc>
        <w:tc>
          <w:tcPr>
            <w:tcW w:w="0" w:type="auto"/>
            <w:tcBorders>
              <w:top w:val="single" w:color="auto" w:sz="4" w:space="0"/>
              <w:right w:val="nil"/>
              <w:tl2br w:val="nil"/>
              <w:tr2bl w:val="nil"/>
            </w:tcBorders>
            <w:vAlign w:val="center"/>
          </w:tcPr>
          <w:p w14:paraId="0D353C66">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ascii="Times New Roman" w:eastAsia="宋体" w:cs="Times New Roman"/>
                <w:sz w:val="18"/>
                <w:szCs w:val="18"/>
              </w:rPr>
              <w:t>0.0</w:t>
            </w:r>
            <w:r>
              <w:rPr>
                <w:rFonts w:hint="eastAsia" w:cs="Times New Roman"/>
                <w:sz w:val="18"/>
                <w:szCs w:val="18"/>
                <w:lang w:val="en-US" w:eastAsia="zh-CN"/>
              </w:rPr>
              <w:t>37</w:t>
            </w:r>
          </w:p>
        </w:tc>
      </w:tr>
      <w:tr w14:paraId="7BFA1E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gridSpan w:val="3"/>
            <w:tcBorders>
              <w:left w:val="nil"/>
              <w:bottom w:val="single" w:color="auto" w:sz="12" w:space="0"/>
              <w:right w:val="nil"/>
              <w:tl2br w:val="nil"/>
              <w:tr2bl w:val="nil"/>
            </w:tcBorders>
            <w:vAlign w:val="center"/>
          </w:tcPr>
          <w:p w14:paraId="0B645FBD">
            <w:pPr>
              <w:pStyle w:val="3"/>
              <w:snapToGrid w:val="0"/>
              <w:spacing w:line="240" w:lineRule="auto"/>
              <w:ind w:left="0" w:leftChars="0" w:right="0" w:rightChars="0" w:firstLine="0" w:firstLineChars="0"/>
              <w:jc w:val="center"/>
              <w:rPr>
                <w:rFonts w:ascii="Times New Roman" w:eastAsia="宋体" w:cs="Times New Roman"/>
                <w:sz w:val="18"/>
                <w:szCs w:val="18"/>
              </w:rPr>
            </w:pPr>
            <w:r>
              <w:rPr>
                <w:rFonts w:hint="eastAsia" w:ascii="Times New Roman" w:eastAsia="宋体" w:cs="Times New Roman"/>
                <w:sz w:val="18"/>
                <w:szCs w:val="18"/>
              </w:rPr>
              <w:t>Standard deviation</w:t>
            </w:r>
          </w:p>
        </w:tc>
        <w:tc>
          <w:tcPr>
            <w:tcW w:w="0" w:type="auto"/>
            <w:tcBorders>
              <w:bottom w:val="single" w:color="auto" w:sz="12" w:space="0"/>
              <w:right w:val="nil"/>
              <w:tl2br w:val="nil"/>
              <w:tr2bl w:val="nil"/>
            </w:tcBorders>
            <w:vAlign w:val="center"/>
          </w:tcPr>
          <w:p w14:paraId="24B98398">
            <w:pPr>
              <w:pStyle w:val="3"/>
              <w:snapToGrid w:val="0"/>
              <w:spacing w:line="240" w:lineRule="auto"/>
              <w:ind w:left="0" w:leftChars="0" w:right="0" w:rightChars="0" w:firstLine="0" w:firstLineChars="0"/>
              <w:jc w:val="center"/>
              <w:rPr>
                <w:rFonts w:hint="default" w:ascii="Times New Roman" w:eastAsia="宋体" w:cs="Times New Roman"/>
                <w:sz w:val="18"/>
                <w:szCs w:val="18"/>
                <w:lang w:val="en-US" w:eastAsia="zh-CN"/>
              </w:rPr>
            </w:pPr>
            <w:r>
              <w:rPr>
                <w:rFonts w:hint="eastAsia" w:ascii="Times New Roman" w:eastAsia="宋体" w:cs="Times New Roman"/>
                <w:sz w:val="18"/>
                <w:szCs w:val="18"/>
              </w:rPr>
              <w:t>0.0</w:t>
            </w:r>
            <w:r>
              <w:rPr>
                <w:rFonts w:hint="eastAsia" w:cs="Times New Roman"/>
                <w:sz w:val="18"/>
                <w:szCs w:val="18"/>
                <w:lang w:val="en-US" w:eastAsia="zh-CN"/>
              </w:rPr>
              <w:t>24</w:t>
            </w:r>
          </w:p>
        </w:tc>
      </w:tr>
    </w:tbl>
    <w:p w14:paraId="38BA125B">
      <w:pPr>
        <w:widowControl/>
        <w:spacing w:before="100" w:beforeAutospacing="1" w:after="100" w:afterAutospacing="1"/>
        <w:jc w:val="left"/>
        <w:rPr>
          <w:rFonts w:hint="eastAsia" w:ascii="黑体" w:hAnsi="宋体" w:eastAsia="黑体" w:cs="宋体"/>
          <w:b/>
          <w:kern w:val="0"/>
        </w:rPr>
      </w:pPr>
      <w:r>
        <w:rPr>
          <w:rFonts w:hint="eastAsia" w:ascii="黑体" w:hAnsi="宋体" w:eastAsia="黑体" w:cs="宋体"/>
          <w:b/>
          <w:kern w:val="0"/>
        </w:rPr>
        <w:t>3.4 实验测试结果</w:t>
      </w:r>
    </w:p>
    <w:p w14:paraId="69F642FF">
      <w:pPr>
        <w:pStyle w:val="11"/>
        <w:widowControl/>
        <w:shd w:val="clear" w:color="auto" w:fill="FFFFFF"/>
        <w:spacing w:before="192" w:after="0" w:afterLines="0" w:line="360" w:lineRule="auto"/>
        <w:ind w:firstLine="420"/>
        <w:rPr>
          <w:rFonts w:cs="Times New Roman"/>
          <w:sz w:val="21"/>
        </w:rPr>
      </w:pPr>
      <w:r>
        <w:rPr>
          <w:rFonts w:hint="eastAsia" w:cs="Times New Roman" w:eastAsiaTheme="minorEastAsia"/>
          <w:sz w:val="21"/>
        </w:rPr>
        <w:t>利用如图5所示的MRC测试系统，对</w:t>
      </w:r>
      <w:r>
        <w:rPr>
          <w:rFonts w:cs="Times New Roman" w:eastAsiaTheme="minorEastAsia"/>
          <w:sz w:val="21"/>
        </w:rPr>
        <w:t>本</w:t>
      </w:r>
      <w:r>
        <w:rPr>
          <w:rFonts w:hint="eastAsia" w:cs="Times New Roman"/>
          <w:sz w:val="21"/>
        </w:rPr>
        <w:t>研究</w:t>
      </w:r>
      <w:r>
        <w:rPr>
          <w:rFonts w:cs="Times New Roman" w:eastAsiaTheme="minorEastAsia"/>
          <w:sz w:val="21"/>
        </w:rPr>
        <w:t>提出算法</w:t>
      </w:r>
      <w:r>
        <w:rPr>
          <w:rFonts w:hint="eastAsia" w:cs="Times New Roman" w:eastAsiaTheme="minorEastAsia"/>
          <w:sz w:val="21"/>
        </w:rPr>
        <w:t>进行</w:t>
      </w:r>
      <w:r>
        <w:rPr>
          <w:rFonts w:cs="Times New Roman" w:eastAsiaTheme="minorEastAsia"/>
          <w:sz w:val="21"/>
        </w:rPr>
        <w:t>验证</w:t>
      </w:r>
      <w:r>
        <w:rPr>
          <w:rFonts w:hint="eastAsia" w:cs="Times New Roman" w:eastAsiaTheme="minorEastAsia"/>
          <w:sz w:val="21"/>
        </w:rPr>
        <w:t>。上述三种状态靶标，每种状态测试40幅图像，</w:t>
      </w:r>
      <w:r>
        <w:rPr>
          <w:rFonts w:cs="Times New Roman" w:eastAsiaTheme="minorEastAsia"/>
          <w:sz w:val="21"/>
        </w:rPr>
        <w:t>将</w:t>
      </w:r>
      <w:r>
        <w:rPr>
          <w:rFonts w:hint="eastAsia" w:cs="Times New Roman" w:eastAsiaTheme="minorEastAsia"/>
          <w:sz w:val="21"/>
        </w:rPr>
        <w:t>本</w:t>
      </w:r>
      <w:r>
        <w:rPr>
          <w:rFonts w:cs="Times New Roman" w:eastAsiaTheme="minorEastAsia"/>
          <w:sz w:val="21"/>
        </w:rPr>
        <w:t>算法的自动测试结果与5名实验人员</w:t>
      </w:r>
      <w:r>
        <w:rPr>
          <w:rFonts w:hint="eastAsia" w:cs="Times New Roman" w:eastAsiaTheme="minorEastAsia"/>
          <w:sz w:val="21"/>
        </w:rPr>
        <w:t>的人工判读结果进行对比分析</w:t>
      </w:r>
      <w:r>
        <w:rPr>
          <w:rFonts w:cs="Times New Roman" w:eastAsiaTheme="minorEastAsia"/>
          <w:sz w:val="21"/>
        </w:rPr>
        <w:t>，核心性能指标（</w:t>
      </w:r>
      <w:r>
        <w:rPr>
          <w:rFonts w:hint="eastAsia" w:cs="Times New Roman" w:eastAsiaTheme="minorEastAsia"/>
          <w:sz w:val="21"/>
        </w:rPr>
        <w:t>组别</w:t>
      </w:r>
      <w:r>
        <w:rPr>
          <w:rFonts w:cs="Times New Roman" w:eastAsiaTheme="minorEastAsia"/>
          <w:sz w:val="21"/>
        </w:rPr>
        <w:t>平均偏差</w:t>
      </w:r>
      <w:r>
        <w:rPr>
          <w:rFonts w:hint="eastAsia" w:cs="Times New Roman"/>
          <w:sz w:val="21"/>
        </w:rPr>
        <w:t>、最大偏差</w:t>
      </w:r>
      <w:r>
        <w:rPr>
          <w:rFonts w:cs="Times New Roman" w:eastAsiaTheme="minorEastAsia"/>
          <w:sz w:val="21"/>
        </w:rPr>
        <w:t>与</w:t>
      </w:r>
      <w:r>
        <w:rPr>
          <w:rFonts w:hint="eastAsia" w:cs="Times New Roman" w:eastAsiaTheme="minorEastAsia"/>
          <w:sz w:val="21"/>
        </w:rPr>
        <w:t>空间频率</w:t>
      </w:r>
      <w:r>
        <w:rPr>
          <w:rFonts w:cs="Times New Roman" w:eastAsiaTheme="minorEastAsia"/>
          <w:sz w:val="21"/>
        </w:rPr>
        <w:t>均方根误差）的对比如表</w:t>
      </w:r>
      <w:r>
        <w:rPr>
          <w:rFonts w:hint="eastAsia" w:cs="Times New Roman"/>
          <w:sz w:val="21"/>
        </w:rPr>
        <w:t>4</w:t>
      </w:r>
      <w:r>
        <w:rPr>
          <w:rFonts w:cs="Times New Roman" w:eastAsiaTheme="minorEastAsia"/>
          <w:sz w:val="21"/>
        </w:rPr>
        <w:t>所示。</w:t>
      </w:r>
      <w:r>
        <w:rPr>
          <w:rFonts w:hint="eastAsia" w:cs="Times New Roman"/>
          <w:sz w:val="21"/>
        </w:rPr>
        <w:t>均方根计算公式如式（8）所示。</w:t>
      </w:r>
    </w:p>
    <w:p w14:paraId="237EF588">
      <w:pPr>
        <w:pStyle w:val="28"/>
        <w:spacing w:beforeLines="0"/>
      </w:pPr>
      <w:r>
        <w:tab/>
      </w:r>
      <w:r>
        <w:rPr>
          <w:position w:val="-26"/>
        </w:rPr>
        <w:object>
          <v:shape id="_x0000_i1073" o:spt="75" type="#_x0000_t75" style="height:40pt;width:98pt;" o:ole="t" filled="f" o:preferrelative="t" stroked="f" coordsize="21600,21600">
            <v:path/>
            <v:fill on="f" focussize="0,0"/>
            <v:stroke on="f" joinstyle="miter"/>
            <v:imagedata r:id="rId129" o:title=""/>
            <o:lock v:ext="edit" aspectratio="t"/>
            <w10:wrap type="none"/>
            <w10:anchorlock/>
          </v:shape>
          <o:OLEObject Type="Embed" ProgID="Equation.DSMT4" ShapeID="_x0000_i1073" DrawAspect="Content" ObjectID="_1468075773" r:id="rId128">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22DEFBF2">
      <w:pPr>
        <w:pStyle w:val="3"/>
        <w:spacing w:line="360" w:lineRule="auto"/>
        <w:ind w:firstLine="420"/>
        <w:rPr>
          <w:rFonts w:cs="Times New Roman" w:eastAsiaTheme="minorEastAsia"/>
        </w:rPr>
      </w:pPr>
      <w:r>
        <w:rPr>
          <w:rFonts w:hint="eastAsia" w:hAnsi="Cambria Math" w:cs="Times New Roman"/>
        </w:rPr>
        <w:t>式中，</w:t>
      </w:r>
      <w:r>
        <w:rPr>
          <w:rFonts w:hAnsi="Cambria Math" w:cs="Times New Roman"/>
          <w:position w:val="-28"/>
        </w:rPr>
        <w:object>
          <v:shape id="_x0000_i1074" o:spt="75" type="#_x0000_t75" style="height:26.3pt;width:14.15pt;" o:ole="t" filled="f" o:preferrelative="t" stroked="f" coordsize="21600,21600">
            <v:path/>
            <v:fill on="f" focussize="0,0"/>
            <v:stroke on="f"/>
            <v:imagedata r:id="rId131" o:title=""/>
            <o:lock v:ext="edit" aspectratio="t"/>
            <w10:wrap type="none"/>
            <w10:anchorlock/>
          </v:shape>
          <o:OLEObject Type="Embed" ProgID="Equation.DSMT4" ShapeID="_x0000_i1074" DrawAspect="Content" ObjectID="_1468075774" r:id="rId130">
            <o:LockedField>false</o:LockedField>
          </o:OLEObject>
        </w:object>
      </w:r>
      <w:r>
        <w:rPr>
          <w:rFonts w:hint="eastAsia" w:hAnsi="Cambria Math" w:cs="Times New Roman"/>
        </w:rPr>
        <w:t>指算法识别结果，</w:t>
      </w:r>
      <w:r>
        <w:rPr>
          <w:rFonts w:hAnsi="Cambria Math" w:cs="Times New Roman"/>
          <w:position w:val="-12"/>
        </w:rPr>
        <w:object>
          <v:shape id="_x0000_i1075" o:spt="75" type="#_x0000_t75" style="height:18pt;width:10pt;" o:ole="t" filled="f" o:preferrelative="t" stroked="f" coordsize="21600,21600">
            <v:path/>
            <v:fill on="f" focussize="0,0"/>
            <v:stroke on="f" joinstyle="miter"/>
            <v:imagedata r:id="rId133" o:title=""/>
            <o:lock v:ext="edit" aspectratio="t"/>
            <w10:wrap type="none"/>
            <w10:anchorlock/>
          </v:shape>
          <o:OLEObject Type="Embed" ProgID="Equation.DSMT4" ShapeID="_x0000_i1075" DrawAspect="Content" ObjectID="_1468075775" r:id="rId132">
            <o:LockedField>false</o:LockedField>
          </o:OLEObject>
        </w:object>
      </w:r>
      <w:r>
        <w:rPr>
          <w:rFonts w:hint="eastAsia" w:hAnsi="Cambria Math" w:cs="Times New Roman"/>
        </w:rPr>
        <w:t>指人眼识别结果。</w:t>
      </w:r>
      <w:r>
        <w:rPr>
          <w:rFonts w:cs="Times New Roman" w:eastAsiaTheme="minorEastAsia"/>
        </w:rPr>
        <w:br w:type="textWrapping"/>
      </w:r>
      <w:r>
        <w:rPr>
          <w:rFonts w:hint="eastAsia" w:cs="Times New Roman"/>
        </w:rPr>
        <w:tab/>
      </w:r>
      <w:r>
        <w:rPr>
          <w:rFonts w:cs="Times New Roman" w:eastAsiaTheme="minorEastAsia"/>
        </w:rPr>
        <w:t>如表</w:t>
      </w:r>
      <w:r>
        <w:rPr>
          <w:rFonts w:hint="eastAsia" w:cs="Times New Roman"/>
        </w:rPr>
        <w:t>4</w:t>
      </w:r>
      <w:r>
        <w:rPr>
          <w:rFonts w:cs="Times New Roman" w:eastAsiaTheme="minorEastAsia"/>
        </w:rPr>
        <w:t>所示，在</w:t>
      </w:r>
      <w:r>
        <w:rPr>
          <w:rFonts w:hint="eastAsia" w:cs="Times New Roman" w:eastAsiaTheme="minorEastAsia"/>
        </w:rPr>
        <w:t>靶标</w:t>
      </w:r>
      <w:r>
        <w:rPr>
          <w:rFonts w:hint="eastAsia" w:cs="Times New Roman"/>
        </w:rPr>
        <w:t>100</w:t>
      </w:r>
      <w:r>
        <w:rPr>
          <w:rFonts w:cs="Times New Roman" w:eastAsiaTheme="minorEastAsia"/>
        </w:rPr>
        <w:t>%对比度</w:t>
      </w:r>
      <w:r>
        <w:rPr>
          <w:rFonts w:hint="eastAsia" w:cs="Times New Roman" w:eastAsiaTheme="minorEastAsia"/>
        </w:rPr>
        <w:t>状态下</w:t>
      </w:r>
      <w:r>
        <w:rPr>
          <w:rFonts w:cs="Times New Roman" w:eastAsiaTheme="minorEastAsia"/>
        </w:rPr>
        <w:t>，</w:t>
      </w:r>
      <w:r>
        <w:rPr>
          <w:rFonts w:hint="eastAsia" w:cs="Times New Roman" w:eastAsiaTheme="minorEastAsia"/>
        </w:rPr>
        <w:t>本</w:t>
      </w:r>
      <w:r>
        <w:rPr>
          <w:rFonts w:cs="Times New Roman" w:eastAsiaTheme="minorEastAsia"/>
        </w:rPr>
        <w:t>算法对USAF1951靶标的自动识别结果与人工判读结果具有良好的一致性</w:t>
      </w:r>
      <w:r>
        <w:rPr>
          <w:rFonts w:hint="eastAsia" w:cs="Times New Roman" w:eastAsiaTheme="minorEastAsia"/>
        </w:rPr>
        <w:t>，本</w:t>
      </w:r>
      <w:r>
        <w:rPr>
          <w:rFonts w:cs="Times New Roman" w:eastAsiaTheme="minorEastAsia"/>
        </w:rPr>
        <w:t>算法识别结果与人工判读的平均偏差为0.</w:t>
      </w:r>
      <w:r>
        <w:rPr>
          <w:rFonts w:hint="eastAsia" w:cs="Times New Roman"/>
        </w:rPr>
        <w:t>45</w:t>
      </w:r>
      <w:r>
        <w:rPr>
          <w:rFonts w:cs="Times New Roman" w:eastAsiaTheme="minorEastAsia"/>
        </w:rPr>
        <w:t>组，最大偏差</w:t>
      </w:r>
      <w:r>
        <w:rPr>
          <w:rFonts w:hint="eastAsia" w:cs="Times New Roman"/>
        </w:rPr>
        <w:t>为1</w:t>
      </w:r>
      <w:r>
        <w:rPr>
          <w:rFonts w:cs="Times New Roman" w:eastAsiaTheme="minorEastAsia"/>
        </w:rPr>
        <w:t>组</w:t>
      </w:r>
      <w:r>
        <w:rPr>
          <w:rFonts w:hint="eastAsia" w:cs="Times New Roman" w:eastAsiaTheme="minorEastAsia"/>
        </w:rPr>
        <w:t>，空间频率</w:t>
      </w:r>
      <w:r>
        <w:rPr>
          <w:rFonts w:cs="Times New Roman" w:eastAsiaTheme="minorEastAsia"/>
        </w:rPr>
        <w:t>均方根误差</w:t>
      </w:r>
      <w:r>
        <w:rPr>
          <w:rFonts w:hint="eastAsia" w:cs="Times New Roman"/>
        </w:rPr>
        <w:t>为2.5c/mrad；</w:t>
      </w:r>
      <w:r>
        <w:rPr>
          <w:rFonts w:cs="Times New Roman" w:eastAsiaTheme="minorEastAsia"/>
        </w:rPr>
        <w:t>在</w:t>
      </w:r>
      <w:r>
        <w:rPr>
          <w:rFonts w:hint="eastAsia" w:cs="Times New Roman" w:eastAsiaTheme="minorEastAsia"/>
        </w:rPr>
        <w:t>靶标</w:t>
      </w:r>
      <w:r>
        <w:rPr>
          <w:rFonts w:cs="Times New Roman" w:eastAsiaTheme="minorEastAsia"/>
        </w:rPr>
        <w:t>对比度≤10%的</w:t>
      </w:r>
      <w:r>
        <w:rPr>
          <w:rFonts w:hint="eastAsia" w:cs="Times New Roman" w:eastAsiaTheme="minorEastAsia"/>
        </w:rPr>
        <w:t>状态下</w:t>
      </w:r>
      <w:r>
        <w:rPr>
          <w:rFonts w:cs="Times New Roman" w:eastAsiaTheme="minorEastAsia"/>
        </w:rPr>
        <w:t>下，本文提出的</w:t>
      </w:r>
      <w:r>
        <w:rPr>
          <w:rFonts w:hint="eastAsia" w:ascii="宋体" w:hAnsi="宋体" w:cs="宋体"/>
        </w:rPr>
        <w:t>“</w:t>
      </w:r>
      <w:r>
        <w:rPr>
          <w:rFonts w:cs="Times New Roman" w:eastAsiaTheme="minorEastAsia"/>
        </w:rPr>
        <w:t>对比度增强</w:t>
      </w:r>
      <w:r>
        <w:rPr>
          <w:rFonts w:hint="eastAsia" w:ascii="宋体" w:hAnsi="宋体" w:cs="宋体"/>
        </w:rPr>
        <w:t>-</w:t>
      </w:r>
      <w:r>
        <w:rPr>
          <w:rFonts w:cs="Times New Roman" w:eastAsiaTheme="minorEastAsia"/>
        </w:rPr>
        <w:t>距离约束</w:t>
      </w:r>
      <w:r>
        <w:rPr>
          <w:rFonts w:hint="eastAsia" w:ascii="宋体" w:hAnsi="宋体" w:cs="宋体"/>
        </w:rPr>
        <w:t>”</w:t>
      </w:r>
      <w:r>
        <w:rPr>
          <w:rFonts w:cs="Times New Roman" w:eastAsiaTheme="minorEastAsia"/>
        </w:rPr>
        <w:t>二次定位策略有效保障了算法的稳定性</w:t>
      </w:r>
      <w:r>
        <w:rPr>
          <w:rFonts w:hint="eastAsia" w:cs="Times New Roman"/>
        </w:rPr>
        <w:t>，</w:t>
      </w:r>
      <w:r>
        <w:rPr>
          <w:rFonts w:cs="Times New Roman" w:eastAsiaTheme="minorEastAsia"/>
        </w:rPr>
        <w:t>识别结果与人工判读的平均偏差为0.</w:t>
      </w:r>
      <w:r>
        <w:rPr>
          <w:rFonts w:hint="eastAsia" w:cs="Times New Roman"/>
        </w:rPr>
        <w:t>76</w:t>
      </w:r>
      <w:r>
        <w:rPr>
          <w:rFonts w:cs="Times New Roman" w:eastAsiaTheme="minorEastAsia"/>
        </w:rPr>
        <w:t>组，</w:t>
      </w:r>
      <w:r>
        <w:rPr>
          <w:rFonts w:hint="eastAsia" w:cs="Times New Roman"/>
        </w:rPr>
        <w:t>最大偏差为2组，</w:t>
      </w:r>
      <w:r>
        <w:rPr>
          <w:rFonts w:hint="eastAsia" w:cs="Times New Roman" w:eastAsiaTheme="minorEastAsia"/>
        </w:rPr>
        <w:t>空间频率</w:t>
      </w:r>
      <w:r>
        <w:rPr>
          <w:rFonts w:cs="Times New Roman" w:eastAsiaTheme="minorEastAsia"/>
        </w:rPr>
        <w:t>均方根误差为3.5c/mrad，这合理地体现了在低对比度条件下，虽然误差增大，但算法（尤其是二次定位策略）仍能控制大部分误差在更低的水平，仅个别情况达到最大偏差</w:t>
      </w:r>
      <w:r>
        <w:rPr>
          <w:rFonts w:hint="eastAsia" w:cs="Times New Roman"/>
        </w:rPr>
        <w:t>，</w:t>
      </w:r>
      <w:r>
        <w:rPr>
          <w:rFonts w:cs="Times New Roman" w:eastAsiaTheme="minorEastAsia"/>
        </w:rPr>
        <w:t>验证了算法对低信噪比环境的强适应能力</w:t>
      </w:r>
      <w:r>
        <w:rPr>
          <w:rFonts w:hint="eastAsia" w:cs="Times New Roman"/>
        </w:rPr>
        <w:t>；</w:t>
      </w:r>
      <w:r>
        <w:rPr>
          <w:rFonts w:hint="eastAsia" w:cs="Times New Roman" w:eastAsiaTheme="minorEastAsia"/>
        </w:rPr>
        <w:t>在靶标具有-5°至+5°角度偏差范围内，</w:t>
      </w:r>
      <w:r>
        <w:rPr>
          <w:rFonts w:cs="Times New Roman" w:eastAsiaTheme="minorEastAsia"/>
        </w:rPr>
        <w:t>采用Canny边缘检测与霍夫变换结合RANSAC的方法实现倾斜角度的自动检测与补偿</w:t>
      </w:r>
      <w:r>
        <w:rPr>
          <w:rFonts w:hint="eastAsia" w:cs="Times New Roman" w:eastAsiaTheme="minorEastAsia"/>
        </w:rPr>
        <w:t>，本</w:t>
      </w:r>
      <w:r>
        <w:rPr>
          <w:rFonts w:cs="Times New Roman" w:eastAsiaTheme="minorEastAsia"/>
        </w:rPr>
        <w:t>算法识别结果与人工判读的平均偏差为0.</w:t>
      </w:r>
      <w:r>
        <w:rPr>
          <w:rFonts w:hint="eastAsia" w:cs="Times New Roman"/>
        </w:rPr>
        <w:t>63</w:t>
      </w:r>
      <w:r>
        <w:rPr>
          <w:rFonts w:cs="Times New Roman" w:eastAsiaTheme="minorEastAsia"/>
        </w:rPr>
        <w:t>组，</w:t>
      </w:r>
      <w:r>
        <w:rPr>
          <w:rFonts w:hint="eastAsia" w:cs="Times New Roman" w:eastAsiaTheme="minorEastAsia"/>
        </w:rPr>
        <w:t>空间频率</w:t>
      </w:r>
      <w:r>
        <w:rPr>
          <w:rFonts w:cs="Times New Roman" w:eastAsiaTheme="minorEastAsia"/>
        </w:rPr>
        <w:t>均方根误差为</w:t>
      </w:r>
      <w:r>
        <w:rPr>
          <w:rFonts w:hint="eastAsia" w:cs="Times New Roman"/>
        </w:rPr>
        <w:t>2</w:t>
      </w:r>
      <w:r>
        <w:rPr>
          <w:rFonts w:cs="Times New Roman" w:eastAsiaTheme="minorEastAsia"/>
        </w:rPr>
        <w:t>.8c/mrad，略高于</w:t>
      </w:r>
      <w:r>
        <w:rPr>
          <w:rFonts w:hint="eastAsia" w:cs="Times New Roman" w:eastAsiaTheme="minorEastAsia"/>
        </w:rPr>
        <w:t>靶标</w:t>
      </w:r>
      <w:r>
        <w:rPr>
          <w:rFonts w:hint="eastAsia" w:cs="Times New Roman"/>
        </w:rPr>
        <w:t>100</w:t>
      </w:r>
      <w:r>
        <w:rPr>
          <w:rFonts w:cs="Times New Roman" w:eastAsiaTheme="minorEastAsia"/>
        </w:rPr>
        <w:t>%对比度</w:t>
      </w:r>
      <w:r>
        <w:rPr>
          <w:rFonts w:hint="eastAsia" w:cs="Times New Roman" w:eastAsiaTheme="minorEastAsia"/>
        </w:rPr>
        <w:t>状态</w:t>
      </w:r>
      <w:r>
        <w:rPr>
          <w:rFonts w:cs="Times New Roman" w:eastAsiaTheme="minorEastAsia"/>
        </w:rPr>
        <w:t>，但显著低于低对比度</w:t>
      </w:r>
      <w:r>
        <w:rPr>
          <w:rFonts w:hint="eastAsia" w:cs="Times New Roman" w:eastAsiaTheme="minorEastAsia"/>
        </w:rPr>
        <w:t>状态</w:t>
      </w:r>
      <w:r>
        <w:rPr>
          <w:rFonts w:cs="Times New Roman" w:eastAsiaTheme="minorEastAsia"/>
        </w:rPr>
        <w:t>，这表明</w:t>
      </w:r>
      <w:r>
        <w:rPr>
          <w:rFonts w:hint="eastAsia" w:cs="Times New Roman" w:eastAsiaTheme="minorEastAsia"/>
        </w:rPr>
        <w:t>角度</w:t>
      </w:r>
      <w:r>
        <w:rPr>
          <w:rFonts w:cs="Times New Roman" w:eastAsiaTheme="minorEastAsia"/>
        </w:rPr>
        <w:t>补偿算法非常有效，能将由旋转引入的额外误差控制在很低的水平</w:t>
      </w:r>
      <w:r>
        <w:rPr>
          <w:rFonts w:hint="eastAsia" w:cs="Times New Roman"/>
        </w:rPr>
        <w:t>，</w:t>
      </w:r>
      <w:r>
        <w:rPr>
          <w:rFonts w:cs="Times New Roman" w:eastAsiaTheme="minorEastAsia"/>
        </w:rPr>
        <w:t>在安装公差范围内，</w:t>
      </w:r>
      <w:r>
        <w:rPr>
          <w:rFonts w:hint="eastAsia" w:cs="Times New Roman" w:eastAsiaTheme="minorEastAsia"/>
        </w:rPr>
        <w:t>本</w:t>
      </w:r>
      <w:r>
        <w:rPr>
          <w:rFonts w:cs="Times New Roman" w:eastAsiaTheme="minorEastAsia"/>
        </w:rPr>
        <w:t>算法能有效克服旋转影响，保持</w:t>
      </w:r>
      <w:r>
        <w:rPr>
          <w:rFonts w:hint="eastAsia" w:cs="Times New Roman" w:eastAsiaTheme="minorEastAsia"/>
        </w:rPr>
        <w:t>MRC测试</w:t>
      </w:r>
      <w:r>
        <w:rPr>
          <w:rFonts w:cs="Times New Roman" w:eastAsiaTheme="minorEastAsia"/>
        </w:rPr>
        <w:t>精度。</w:t>
      </w:r>
    </w:p>
    <w:p w14:paraId="057558C5">
      <w:pPr>
        <w:widowControl/>
        <w:spacing w:line="240" w:lineRule="exact"/>
        <w:jc w:val="center"/>
        <w:rPr>
          <w:rFonts w:cs="Times New Roman"/>
          <w:sz w:val="18"/>
          <w:szCs w:val="18"/>
        </w:rPr>
      </w:pPr>
      <w:r>
        <w:rPr>
          <w:rFonts w:hint="eastAsia" w:cs="Times New Roman"/>
          <w:sz w:val="18"/>
          <w:szCs w:val="18"/>
        </w:rPr>
        <w:t>表4 三种状态下MRC自动测试算法核心性能对比</w:t>
      </w:r>
      <w:r>
        <w:rPr>
          <w:rFonts w:cs="Times New Roman"/>
          <w:sz w:val="18"/>
          <w:szCs w:val="18"/>
        </w:rPr>
        <w:br w:type="textWrapping"/>
      </w:r>
      <w:r>
        <w:rPr>
          <w:rFonts w:cs="Times New Roman"/>
          <w:sz w:val="18"/>
          <w:szCs w:val="18"/>
        </w:rPr>
        <w:t xml:space="preserve">Table </w:t>
      </w:r>
      <w:r>
        <w:rPr>
          <w:rFonts w:hint="eastAsia" w:cs="Times New Roman"/>
          <w:sz w:val="18"/>
          <w:szCs w:val="18"/>
        </w:rPr>
        <w:t>4</w:t>
      </w:r>
      <w:r>
        <w:rPr>
          <w:rFonts w:cs="Times New Roman"/>
          <w:sz w:val="18"/>
          <w:szCs w:val="18"/>
        </w:rPr>
        <w:t xml:space="preserve"> Comparison of core performance metrics for the MRC automatic testing algorithm under three typical conditions</w:t>
      </w:r>
    </w:p>
    <w:tbl>
      <w:tblPr>
        <w:tblStyle w:val="14"/>
        <w:tblW w:w="8538"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33"/>
        <w:gridCol w:w="1739"/>
        <w:gridCol w:w="1633"/>
        <w:gridCol w:w="1733"/>
      </w:tblGrid>
      <w:tr w14:paraId="04BE56B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3433" w:type="dxa"/>
            <w:tcBorders>
              <w:top w:val="single" w:color="auto" w:sz="12" w:space="0"/>
              <w:bottom w:val="single" w:color="auto" w:sz="4" w:space="0"/>
            </w:tcBorders>
            <w:vAlign w:val="center"/>
          </w:tcPr>
          <w:p w14:paraId="44D57610">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eastAsia="Segoe UI" w:cs="Times New Roman"/>
                <w:b w:val="0"/>
                <w:sz w:val="18"/>
                <w:szCs w:val="18"/>
                <w:shd w:val="clear" w:color="auto" w:fill="FFFFFF"/>
              </w:rPr>
              <w:t xml:space="preserve">Testing </w:t>
            </w:r>
            <w:r>
              <w:rPr>
                <w:rStyle w:val="16"/>
                <w:rFonts w:hint="eastAsia" w:eastAsia="Segoe UI" w:cs="Times New Roman"/>
                <w:b w:val="0"/>
                <w:sz w:val="18"/>
                <w:szCs w:val="18"/>
                <w:shd w:val="clear" w:color="auto" w:fill="FFFFFF"/>
              </w:rPr>
              <w:t>s</w:t>
            </w:r>
            <w:r>
              <w:rPr>
                <w:rStyle w:val="16"/>
                <w:rFonts w:eastAsia="Segoe UI" w:cs="Times New Roman"/>
                <w:b w:val="0"/>
                <w:sz w:val="18"/>
                <w:szCs w:val="18"/>
                <w:shd w:val="clear" w:color="auto" w:fill="FFFFFF"/>
              </w:rPr>
              <w:t>cenario</w:t>
            </w:r>
          </w:p>
        </w:tc>
        <w:tc>
          <w:tcPr>
            <w:tcW w:w="1739" w:type="dxa"/>
            <w:tcBorders>
              <w:top w:val="single" w:color="auto" w:sz="12" w:space="0"/>
              <w:bottom w:val="single" w:color="auto" w:sz="4" w:space="0"/>
            </w:tcBorders>
            <w:vAlign w:val="center"/>
          </w:tcPr>
          <w:p w14:paraId="27287B77">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eastAsia="Segoe UI" w:cs="Times New Roman"/>
                <w:b w:val="0"/>
                <w:sz w:val="18"/>
                <w:szCs w:val="18"/>
                <w:shd w:val="clear" w:color="auto" w:fill="FFFFFF"/>
              </w:rPr>
              <w:t xml:space="preserve">Average </w:t>
            </w:r>
            <w:r>
              <w:rPr>
                <w:rStyle w:val="16"/>
                <w:rFonts w:hint="eastAsia" w:eastAsia="Segoe UI" w:cs="Times New Roman"/>
                <w:b w:val="0"/>
                <w:sz w:val="18"/>
                <w:szCs w:val="18"/>
                <w:shd w:val="clear" w:color="auto" w:fill="FFFFFF"/>
              </w:rPr>
              <w:t>d</w:t>
            </w:r>
            <w:r>
              <w:rPr>
                <w:rStyle w:val="16"/>
                <w:rFonts w:eastAsia="Segoe UI" w:cs="Times New Roman"/>
                <w:b w:val="0"/>
                <w:sz w:val="18"/>
                <w:szCs w:val="18"/>
                <w:shd w:val="clear" w:color="auto" w:fill="FFFFFF"/>
              </w:rPr>
              <w:t>eviation (groups)</w:t>
            </w:r>
          </w:p>
        </w:tc>
        <w:tc>
          <w:tcPr>
            <w:tcW w:w="1633" w:type="dxa"/>
            <w:tcBorders>
              <w:top w:val="single" w:color="auto" w:sz="12" w:space="0"/>
              <w:bottom w:val="single" w:color="auto" w:sz="4" w:space="0"/>
            </w:tcBorders>
            <w:vAlign w:val="center"/>
          </w:tcPr>
          <w:p w14:paraId="6AF277F2">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eastAsia="Segoe UI" w:cs="Times New Roman"/>
                <w:b w:val="0"/>
                <w:sz w:val="18"/>
                <w:szCs w:val="18"/>
                <w:shd w:val="clear" w:color="auto" w:fill="FFFFFF"/>
              </w:rPr>
              <w:t>Maximum</w:t>
            </w:r>
            <w:r>
              <w:rPr>
                <w:rStyle w:val="16"/>
                <w:rFonts w:hint="eastAsia" w:eastAsia="Segoe UI" w:cs="Times New Roman"/>
                <w:b w:val="0"/>
                <w:sz w:val="18"/>
                <w:szCs w:val="18"/>
                <w:shd w:val="clear" w:color="auto" w:fill="FFFFFF"/>
              </w:rPr>
              <w:t xml:space="preserve"> d</w:t>
            </w:r>
            <w:r>
              <w:rPr>
                <w:rStyle w:val="16"/>
                <w:rFonts w:eastAsia="Segoe UI" w:cs="Times New Roman"/>
                <w:b w:val="0"/>
                <w:sz w:val="18"/>
                <w:szCs w:val="18"/>
                <w:shd w:val="clear" w:color="auto" w:fill="FFFFFF"/>
              </w:rPr>
              <w:t>eviation(groups)</w:t>
            </w:r>
          </w:p>
        </w:tc>
        <w:tc>
          <w:tcPr>
            <w:tcW w:w="1733" w:type="dxa"/>
            <w:tcBorders>
              <w:top w:val="single" w:color="auto" w:sz="12" w:space="0"/>
              <w:bottom w:val="single" w:color="auto" w:sz="4" w:space="0"/>
            </w:tcBorders>
            <w:vAlign w:val="center"/>
          </w:tcPr>
          <w:p w14:paraId="19FF0967">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hint="eastAsia" w:eastAsia="Segoe UI" w:cs="Times New Roman"/>
                <w:b w:val="0"/>
                <w:sz w:val="18"/>
                <w:szCs w:val="18"/>
                <w:shd w:val="clear" w:color="auto" w:fill="FFFFFF"/>
              </w:rPr>
              <w:t>S</w:t>
            </w:r>
            <w:r>
              <w:rPr>
                <w:rStyle w:val="16"/>
                <w:rFonts w:eastAsia="Segoe UI" w:cs="Times New Roman"/>
                <w:b w:val="0"/>
                <w:sz w:val="18"/>
                <w:szCs w:val="18"/>
                <w:shd w:val="clear" w:color="auto" w:fill="FFFFFF"/>
              </w:rPr>
              <w:t>patial frequency RMSE(c/mrad)</w:t>
            </w:r>
          </w:p>
        </w:tc>
      </w:tr>
      <w:tr w14:paraId="6AEB010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jc w:val="center"/>
        </w:trPr>
        <w:tc>
          <w:tcPr>
            <w:tcW w:w="3433" w:type="dxa"/>
            <w:tcBorders>
              <w:top w:val="single" w:color="auto" w:sz="4" w:space="0"/>
            </w:tcBorders>
            <w:vAlign w:val="center"/>
          </w:tcPr>
          <w:p w14:paraId="34D53C75">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hint="eastAsia" w:eastAsia="宋体" w:cs="Times New Roman"/>
                <w:b w:val="0"/>
                <w:sz w:val="18"/>
                <w:szCs w:val="18"/>
                <w:shd w:val="clear" w:color="auto" w:fill="FFFFFF"/>
                <w:lang w:eastAsia="zh-CN"/>
              </w:rPr>
            </w:pPr>
            <w:r>
              <w:rPr>
                <w:rStyle w:val="16"/>
                <w:rFonts w:eastAsia="Segoe UI" w:cs="Times New Roman"/>
                <w:b w:val="0"/>
                <w:sz w:val="18"/>
                <w:szCs w:val="18"/>
                <w:shd w:val="clear" w:color="auto" w:fill="FFFFFF"/>
              </w:rPr>
              <w:t xml:space="preserve">Normal </w:t>
            </w:r>
            <w:r>
              <w:rPr>
                <w:rStyle w:val="16"/>
                <w:rFonts w:hint="eastAsia" w:eastAsia="Segoe UI" w:cs="Times New Roman"/>
                <w:b w:val="0"/>
                <w:sz w:val="18"/>
                <w:szCs w:val="18"/>
                <w:shd w:val="clear" w:color="auto" w:fill="FFFFFF"/>
              </w:rPr>
              <w:t>t</w:t>
            </w:r>
            <w:r>
              <w:rPr>
                <w:rStyle w:val="16"/>
                <w:rFonts w:eastAsia="Segoe UI" w:cs="Times New Roman"/>
                <w:b w:val="0"/>
                <w:sz w:val="18"/>
                <w:szCs w:val="18"/>
                <w:shd w:val="clear" w:color="auto" w:fill="FFFFFF"/>
              </w:rPr>
              <w:t>argets</w:t>
            </w:r>
            <w:ins w:id="108" w:author="李宪圣" w:date="2026-01-28T09:45:02Z">
              <w:r>
                <w:rPr>
                  <w:rStyle w:val="16"/>
                  <w:rFonts w:hint="eastAsia" w:cs="Times New Roman"/>
                  <w:b w:val="0"/>
                  <w:sz w:val="18"/>
                  <w:szCs w:val="18"/>
                  <w:shd w:val="clear" w:color="auto" w:fill="FFFFFF"/>
                  <w:lang w:eastAsia="zh-CN"/>
                </w:rPr>
                <w:t>（</w:t>
              </w:r>
            </w:ins>
            <w:ins w:id="109" w:author="李宪圣" w:date="2026-01-28T09:45:07Z">
              <w:r>
                <w:rPr>
                  <w:rStyle w:val="16"/>
                  <w:rFonts w:eastAsia="Segoe UI" w:cs="Times New Roman"/>
                  <w:b w:val="0"/>
                  <w:sz w:val="18"/>
                  <w:szCs w:val="18"/>
                  <w:shd w:val="clear" w:color="auto" w:fill="FFFFFF"/>
                </w:rPr>
                <w:t xml:space="preserve">Contrast </w:t>
              </w:r>
            </w:ins>
            <w:ins w:id="110" w:author="李宪圣" w:date="2026-01-28T09:45:10Z">
              <w:r>
                <w:rPr>
                  <w:rStyle w:val="16"/>
                  <w:rFonts w:hint="eastAsia" w:cs="Times New Roman"/>
                  <w:b w:val="0"/>
                  <w:sz w:val="18"/>
                  <w:szCs w:val="18"/>
                  <w:shd w:val="clear" w:color="auto" w:fill="FFFFFF"/>
                  <w:lang w:eastAsia="zh-CN"/>
                </w:rPr>
                <w:t>：</w:t>
              </w:r>
            </w:ins>
            <w:ins w:id="111" w:author="李宪圣" w:date="2026-01-28T09:45:07Z">
              <w:r>
                <w:rPr>
                  <w:rStyle w:val="16"/>
                  <w:rFonts w:eastAsia="Segoe UI" w:cs="Times New Roman"/>
                  <w:b w:val="0"/>
                  <w:sz w:val="18"/>
                  <w:szCs w:val="18"/>
                  <w:shd w:val="clear" w:color="auto" w:fill="FFFFFF"/>
                </w:rPr>
                <w:t>1</w:t>
              </w:r>
            </w:ins>
            <w:ins w:id="112" w:author="李宪圣" w:date="2026-01-28T09:45:16Z">
              <w:r>
                <w:rPr>
                  <w:rStyle w:val="16"/>
                  <w:rFonts w:hint="eastAsia" w:cs="Times New Roman"/>
                  <w:b w:val="0"/>
                  <w:sz w:val="18"/>
                  <w:szCs w:val="18"/>
                  <w:shd w:val="clear" w:color="auto" w:fill="FFFFFF"/>
                  <w:lang w:val="en-US" w:eastAsia="zh-CN"/>
                </w:rPr>
                <w:t>0</w:t>
              </w:r>
            </w:ins>
            <w:ins w:id="113" w:author="李宪圣" w:date="2026-01-28T09:45:07Z">
              <w:r>
                <w:rPr>
                  <w:rStyle w:val="16"/>
                  <w:rFonts w:eastAsia="Segoe UI" w:cs="Times New Roman"/>
                  <w:b w:val="0"/>
                  <w:sz w:val="18"/>
                  <w:szCs w:val="18"/>
                  <w:shd w:val="clear" w:color="auto" w:fill="FFFFFF"/>
                </w:rPr>
                <w:t>0%</w:t>
              </w:r>
            </w:ins>
            <w:ins w:id="114" w:author="李宪圣" w:date="2026-01-28T09:45:02Z">
              <w:r>
                <w:rPr>
                  <w:rStyle w:val="16"/>
                  <w:rFonts w:hint="eastAsia" w:cs="Times New Roman"/>
                  <w:b w:val="0"/>
                  <w:sz w:val="18"/>
                  <w:szCs w:val="18"/>
                  <w:shd w:val="clear" w:color="auto" w:fill="FFFFFF"/>
                  <w:lang w:eastAsia="zh-CN"/>
                </w:rPr>
                <w:t>）</w:t>
              </w:r>
            </w:ins>
          </w:p>
        </w:tc>
        <w:tc>
          <w:tcPr>
            <w:tcW w:w="1739" w:type="dxa"/>
            <w:tcBorders>
              <w:top w:val="single" w:color="auto" w:sz="4" w:space="0"/>
            </w:tcBorders>
            <w:vAlign w:val="center"/>
          </w:tcPr>
          <w:p w14:paraId="388C4E73">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hint="eastAsia" w:eastAsia="Segoe UI" w:cs="Times New Roman"/>
                <w:b w:val="0"/>
                <w:sz w:val="18"/>
                <w:szCs w:val="18"/>
                <w:shd w:val="clear" w:color="auto" w:fill="FFFFFF"/>
              </w:rPr>
              <w:t>0.45</w:t>
            </w:r>
          </w:p>
        </w:tc>
        <w:tc>
          <w:tcPr>
            <w:tcW w:w="1633" w:type="dxa"/>
            <w:tcBorders>
              <w:top w:val="single" w:color="auto" w:sz="4" w:space="0"/>
            </w:tcBorders>
            <w:vAlign w:val="center"/>
          </w:tcPr>
          <w:p w14:paraId="026355C1">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hint="eastAsia" w:eastAsia="Segoe UI" w:cs="Times New Roman"/>
                <w:b w:val="0"/>
                <w:sz w:val="18"/>
                <w:szCs w:val="18"/>
                <w:shd w:val="clear" w:color="auto" w:fill="FFFFFF"/>
              </w:rPr>
              <w:t>1</w:t>
            </w:r>
          </w:p>
        </w:tc>
        <w:tc>
          <w:tcPr>
            <w:tcW w:w="1733" w:type="dxa"/>
            <w:tcBorders>
              <w:top w:val="single" w:color="auto" w:sz="4" w:space="0"/>
            </w:tcBorders>
            <w:vAlign w:val="center"/>
          </w:tcPr>
          <w:p w14:paraId="4869396D">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hint="eastAsia" w:eastAsia="Segoe UI" w:cs="Times New Roman"/>
                <w:b w:val="0"/>
                <w:sz w:val="18"/>
                <w:szCs w:val="18"/>
                <w:shd w:val="clear" w:color="auto" w:fill="FFFFFF"/>
              </w:rPr>
              <w:t>2.5</w:t>
            </w:r>
          </w:p>
        </w:tc>
      </w:tr>
      <w:tr w14:paraId="738C0C8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jc w:val="center"/>
        </w:trPr>
        <w:tc>
          <w:tcPr>
            <w:tcW w:w="3433" w:type="dxa"/>
            <w:vAlign w:val="center"/>
          </w:tcPr>
          <w:p w14:paraId="206E9BA8">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eastAsia="Segoe UI" w:cs="Times New Roman"/>
                <w:b w:val="0"/>
                <w:sz w:val="18"/>
                <w:szCs w:val="18"/>
                <w:shd w:val="clear" w:color="auto" w:fill="FFFFFF"/>
              </w:rPr>
              <w:t>Low</w:t>
            </w:r>
            <w:r>
              <w:rPr>
                <w:rStyle w:val="16"/>
                <w:rFonts w:eastAsia="Segoe UI" w:cs="Times New Roman"/>
                <w:b w:val="0"/>
                <w:sz w:val="18"/>
                <w:szCs w:val="18"/>
                <w:shd w:val="clear" w:color="auto" w:fill="FFFFFF"/>
              </w:rPr>
              <w:noBreakHyphen/>
            </w:r>
            <w:r>
              <w:rPr>
                <w:rStyle w:val="16"/>
                <w:rFonts w:eastAsia="Segoe UI" w:cs="Times New Roman"/>
                <w:b w:val="0"/>
                <w:sz w:val="18"/>
                <w:szCs w:val="18"/>
                <w:shd w:val="clear" w:color="auto" w:fill="FFFFFF"/>
              </w:rPr>
              <w:t xml:space="preserve">Contrast </w:t>
            </w:r>
            <w:r>
              <w:rPr>
                <w:rStyle w:val="16"/>
                <w:rFonts w:hint="eastAsia" w:eastAsia="Segoe UI" w:cs="Times New Roman"/>
                <w:b w:val="0"/>
                <w:sz w:val="18"/>
                <w:szCs w:val="18"/>
                <w:shd w:val="clear" w:color="auto" w:fill="FFFFFF"/>
              </w:rPr>
              <w:t>t</w:t>
            </w:r>
            <w:r>
              <w:rPr>
                <w:rStyle w:val="16"/>
                <w:rFonts w:eastAsia="Segoe UI" w:cs="Times New Roman"/>
                <w:b w:val="0"/>
                <w:sz w:val="18"/>
                <w:szCs w:val="18"/>
                <w:shd w:val="clear" w:color="auto" w:fill="FFFFFF"/>
              </w:rPr>
              <w:t>argets(Contrast ≤ 10%)</w:t>
            </w:r>
          </w:p>
        </w:tc>
        <w:tc>
          <w:tcPr>
            <w:tcW w:w="1739" w:type="dxa"/>
            <w:vAlign w:val="center"/>
          </w:tcPr>
          <w:p w14:paraId="605AF49D">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hint="eastAsia" w:eastAsia="Segoe UI" w:cs="Times New Roman"/>
                <w:b w:val="0"/>
                <w:sz w:val="18"/>
                <w:szCs w:val="18"/>
                <w:shd w:val="clear" w:color="auto" w:fill="FFFFFF"/>
              </w:rPr>
              <w:t>0.76</w:t>
            </w:r>
          </w:p>
        </w:tc>
        <w:tc>
          <w:tcPr>
            <w:tcW w:w="1633" w:type="dxa"/>
            <w:vAlign w:val="center"/>
          </w:tcPr>
          <w:p w14:paraId="439FEA24">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hint="eastAsia" w:eastAsia="Segoe UI" w:cs="Times New Roman"/>
                <w:b w:val="0"/>
                <w:sz w:val="18"/>
                <w:szCs w:val="18"/>
                <w:shd w:val="clear" w:color="auto" w:fill="FFFFFF"/>
              </w:rPr>
              <w:t>2</w:t>
            </w:r>
          </w:p>
        </w:tc>
        <w:tc>
          <w:tcPr>
            <w:tcW w:w="1733" w:type="dxa"/>
            <w:vAlign w:val="center"/>
          </w:tcPr>
          <w:p w14:paraId="4939B797">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hint="eastAsia" w:eastAsia="Segoe UI" w:cs="Times New Roman"/>
                <w:b w:val="0"/>
                <w:sz w:val="18"/>
                <w:szCs w:val="18"/>
                <w:shd w:val="clear" w:color="auto" w:fill="FFFFFF"/>
              </w:rPr>
              <w:t>3.5</w:t>
            </w:r>
          </w:p>
        </w:tc>
      </w:tr>
      <w:tr w14:paraId="7C6F36E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3433" w:type="dxa"/>
            <w:tcBorders>
              <w:bottom w:val="single" w:color="auto" w:sz="12" w:space="0"/>
            </w:tcBorders>
            <w:vAlign w:val="center"/>
          </w:tcPr>
          <w:p w14:paraId="42D808B1">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eastAsia="Segoe UI" w:cs="Times New Roman"/>
                <w:b w:val="0"/>
                <w:sz w:val="18"/>
                <w:szCs w:val="18"/>
                <w:shd w:val="clear" w:color="auto" w:fill="FFFFFF"/>
              </w:rPr>
              <w:t xml:space="preserve">Rotated </w:t>
            </w:r>
            <w:r>
              <w:rPr>
                <w:rStyle w:val="16"/>
                <w:rFonts w:hint="eastAsia" w:eastAsia="Segoe UI" w:cs="Times New Roman"/>
                <w:b w:val="0"/>
                <w:sz w:val="18"/>
                <w:szCs w:val="18"/>
                <w:shd w:val="clear" w:color="auto" w:fill="FFFFFF"/>
              </w:rPr>
              <w:t>t</w:t>
            </w:r>
            <w:r>
              <w:rPr>
                <w:rStyle w:val="16"/>
                <w:rFonts w:eastAsia="Segoe UI" w:cs="Times New Roman"/>
                <w:b w:val="0"/>
                <w:sz w:val="18"/>
                <w:szCs w:val="18"/>
                <w:shd w:val="clear" w:color="auto" w:fill="FFFFFF"/>
              </w:rPr>
              <w:t>argets</w:t>
            </w:r>
            <w:r>
              <w:rPr>
                <w:rStyle w:val="16"/>
                <w:rFonts w:hint="eastAsia" w:cs="Times New Roman"/>
                <w:b w:val="0"/>
                <w:sz w:val="18"/>
                <w:szCs w:val="18"/>
                <w:shd w:val="clear" w:color="auto" w:fill="FFFFFF"/>
                <w:lang w:val="en-US" w:eastAsia="zh-CN"/>
              </w:rPr>
              <w:t xml:space="preserve"> </w:t>
            </w:r>
            <w:r>
              <w:rPr>
                <w:rStyle w:val="16"/>
                <w:rFonts w:eastAsia="Segoe UI" w:cs="Times New Roman"/>
                <w:b w:val="0"/>
                <w:sz w:val="18"/>
                <w:szCs w:val="18"/>
                <w:shd w:val="clear" w:color="auto" w:fill="FFFFFF"/>
              </w:rPr>
              <w:t>(±5° within)</w:t>
            </w:r>
          </w:p>
        </w:tc>
        <w:tc>
          <w:tcPr>
            <w:tcW w:w="1739" w:type="dxa"/>
            <w:tcBorders>
              <w:bottom w:val="single" w:color="auto" w:sz="12" w:space="0"/>
            </w:tcBorders>
            <w:vAlign w:val="center"/>
          </w:tcPr>
          <w:p w14:paraId="6B6FF9D0">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hint="eastAsia" w:eastAsia="Segoe UI" w:cs="Times New Roman"/>
                <w:b w:val="0"/>
                <w:sz w:val="18"/>
                <w:szCs w:val="18"/>
                <w:shd w:val="clear" w:color="auto" w:fill="FFFFFF"/>
              </w:rPr>
              <w:t>0.63</w:t>
            </w:r>
          </w:p>
        </w:tc>
        <w:tc>
          <w:tcPr>
            <w:tcW w:w="1633" w:type="dxa"/>
            <w:tcBorders>
              <w:bottom w:val="single" w:color="auto" w:sz="12" w:space="0"/>
            </w:tcBorders>
            <w:vAlign w:val="center"/>
          </w:tcPr>
          <w:p w14:paraId="7038E55A">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hint="eastAsia" w:eastAsia="Segoe UI" w:cs="Times New Roman"/>
                <w:b w:val="0"/>
                <w:sz w:val="18"/>
                <w:szCs w:val="18"/>
                <w:shd w:val="clear" w:color="auto" w:fill="FFFFFF"/>
              </w:rPr>
              <w:t>1</w:t>
            </w:r>
          </w:p>
        </w:tc>
        <w:tc>
          <w:tcPr>
            <w:tcW w:w="1733" w:type="dxa"/>
            <w:tcBorders>
              <w:bottom w:val="single" w:color="auto" w:sz="12" w:space="0"/>
            </w:tcBorders>
            <w:vAlign w:val="center"/>
          </w:tcPr>
          <w:p w14:paraId="28015F35">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hint="eastAsia" w:eastAsia="Segoe UI" w:cs="Times New Roman"/>
                <w:b w:val="0"/>
                <w:sz w:val="18"/>
                <w:szCs w:val="18"/>
                <w:shd w:val="clear" w:color="auto" w:fill="FFFFFF"/>
              </w:rPr>
              <w:t>2.8</w:t>
            </w:r>
          </w:p>
        </w:tc>
      </w:tr>
    </w:tbl>
    <w:p w14:paraId="2A39D029">
      <w:pPr>
        <w:pStyle w:val="11"/>
        <w:widowControl/>
        <w:shd w:val="clear" w:color="auto" w:fill="FFFFFF"/>
        <w:spacing w:before="0" w:beforeLines="0" w:after="0" w:afterLines="0" w:line="360" w:lineRule="auto"/>
        <w:ind w:firstLine="420"/>
        <w:rPr>
          <w:rFonts w:cs="Times New Roman" w:eastAsiaTheme="minorEastAsia"/>
          <w:sz w:val="21"/>
        </w:rPr>
      </w:pPr>
      <w:r>
        <w:rPr>
          <w:rFonts w:hint="eastAsia" w:cs="Times New Roman"/>
          <w:sz w:val="21"/>
        </w:rPr>
        <w:t>表5数据为部分常规对比度图像的MRC自动测试结果，以空间频率表示测试结果，括号内数字表示靶标的组号，例如（4-1）表示第4组的第1号靶标。</w:t>
      </w:r>
      <w:r>
        <w:rPr>
          <w:rFonts w:hint="eastAsia" w:cs="Times New Roman"/>
        </w:rPr>
        <w:t xml:space="preserve"> </w:t>
      </w:r>
    </w:p>
    <w:p w14:paraId="3A26614E">
      <w:pPr>
        <w:widowControl/>
        <w:spacing w:beforeLines="0" w:line="240" w:lineRule="exact"/>
        <w:jc w:val="center"/>
        <w:rPr>
          <w:rFonts w:cs="Times New Roman"/>
          <w:b/>
          <w:bCs/>
          <w:sz w:val="18"/>
          <w:szCs w:val="18"/>
        </w:rPr>
      </w:pPr>
      <w:r>
        <w:rPr>
          <w:rFonts w:hint="eastAsia" w:cs="Times New Roman"/>
          <w:sz w:val="18"/>
          <w:szCs w:val="18"/>
        </w:rPr>
        <w:t>表5</w:t>
      </w:r>
      <w:r>
        <w:rPr>
          <w:rFonts w:hint="eastAsia" w:cs="Times New Roman"/>
          <w:b/>
          <w:bCs/>
          <w:sz w:val="18"/>
          <w:szCs w:val="18"/>
        </w:rPr>
        <w:t xml:space="preserve"> </w:t>
      </w:r>
      <w:r>
        <w:rPr>
          <w:rFonts w:hint="eastAsia" w:cs="Times New Roman"/>
          <w:sz w:val="18"/>
          <w:szCs w:val="18"/>
        </w:rPr>
        <w:t>实验结果对比与验证</w:t>
      </w:r>
    </w:p>
    <w:p w14:paraId="6D6FB7BD">
      <w:pPr>
        <w:widowControl/>
        <w:spacing w:line="240" w:lineRule="exact"/>
        <w:jc w:val="center"/>
      </w:pPr>
      <w:r>
        <w:rPr>
          <w:rFonts w:cs="Times New Roman"/>
          <w:sz w:val="18"/>
          <w:szCs w:val="18"/>
        </w:rPr>
        <w:t>Table</w:t>
      </w:r>
      <w:r>
        <w:rPr>
          <w:rFonts w:hint="eastAsia" w:cs="Times New Roman"/>
          <w:sz w:val="18"/>
          <w:szCs w:val="18"/>
        </w:rPr>
        <w:t xml:space="preserve"> 5</w:t>
      </w:r>
      <w:r>
        <w:rPr>
          <w:rFonts w:cs="Times New Roman"/>
          <w:b/>
          <w:bCs/>
          <w:sz w:val="18"/>
          <w:szCs w:val="18"/>
        </w:rPr>
        <w:t xml:space="preserve"> </w:t>
      </w:r>
      <w:r>
        <w:rPr>
          <w:rFonts w:cs="Times New Roman"/>
          <w:sz w:val="18"/>
          <w:szCs w:val="18"/>
        </w:rPr>
        <w:t>Comparison and verification of experimental results</w:t>
      </w:r>
    </w:p>
    <w:tbl>
      <w:tblPr>
        <w:tblStyle w:val="14"/>
        <w:tblW w:w="0" w:type="auto"/>
        <w:tblInd w:w="11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3"/>
        <w:gridCol w:w="1587"/>
        <w:gridCol w:w="1588"/>
        <w:gridCol w:w="240"/>
        <w:gridCol w:w="1984"/>
        <w:gridCol w:w="1587"/>
      </w:tblGrid>
      <w:tr w14:paraId="3DAEF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rPr>
        <w:tc>
          <w:tcPr>
            <w:tcW w:w="1023" w:type="dxa"/>
            <w:vMerge w:val="restart"/>
            <w:tcBorders>
              <w:top w:val="single" w:color="auto" w:sz="12" w:space="0"/>
              <w:right w:val="nil"/>
            </w:tcBorders>
            <w:vAlign w:val="center"/>
          </w:tcPr>
          <w:p w14:paraId="71E8B5A8">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Fonts w:cs="Times New Roman"/>
                <w:sz w:val="18"/>
                <w:szCs w:val="18"/>
              </w:rPr>
            </w:pPr>
            <w:r>
              <w:rPr>
                <w:rStyle w:val="16"/>
                <w:rFonts w:eastAsia="Segoe UI" w:cs="Times New Roman"/>
                <w:b w:val="0"/>
                <w:sz w:val="18"/>
                <w:szCs w:val="18"/>
                <w:shd w:val="clear" w:color="auto" w:fill="FFFFFF"/>
              </w:rPr>
              <w:t>Image</w:t>
            </w:r>
            <w:r>
              <w:rPr>
                <w:rStyle w:val="16"/>
                <w:rFonts w:hint="eastAsia" w:eastAsia="Segoe UI" w:cs="Times New Roman"/>
                <w:b w:val="0"/>
                <w:sz w:val="18"/>
                <w:szCs w:val="18"/>
                <w:shd w:val="clear" w:color="auto" w:fill="FFFFFF"/>
              </w:rPr>
              <w:t xml:space="preserve"> Number</w:t>
            </w:r>
          </w:p>
        </w:tc>
        <w:tc>
          <w:tcPr>
            <w:tcW w:w="3175" w:type="dxa"/>
            <w:gridSpan w:val="2"/>
            <w:tcBorders>
              <w:top w:val="single" w:color="auto" w:sz="12" w:space="0"/>
              <w:left w:val="nil"/>
              <w:bottom w:val="single" w:color="auto" w:sz="4" w:space="0"/>
              <w:right w:val="nil"/>
            </w:tcBorders>
            <w:vAlign w:val="center"/>
          </w:tcPr>
          <w:p w14:paraId="078DF2BC">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eastAsia="Segoe UI" w:cs="Times New Roman"/>
                <w:b w:val="0"/>
                <w:sz w:val="18"/>
                <w:szCs w:val="18"/>
                <w:shd w:val="clear" w:color="auto" w:fill="FFFFFF"/>
              </w:rPr>
              <w:t>lateral</w:t>
            </w:r>
            <w:r>
              <w:rPr>
                <w:rStyle w:val="16"/>
                <w:rFonts w:hint="eastAsia" w:eastAsia="Segoe UI" w:cs="Times New Roman"/>
                <w:b w:val="0"/>
                <w:sz w:val="18"/>
                <w:szCs w:val="18"/>
                <w:shd w:val="clear" w:color="auto" w:fill="FFFFFF"/>
              </w:rPr>
              <w:t xml:space="preserve"> </w:t>
            </w:r>
            <w:r>
              <w:rPr>
                <w:rStyle w:val="16"/>
                <w:rFonts w:eastAsia="Segoe UI" w:cs="Times New Roman"/>
                <w:b w:val="0"/>
                <w:sz w:val="18"/>
                <w:szCs w:val="18"/>
                <w:shd w:val="clear" w:color="auto" w:fill="FFFFFF"/>
              </w:rPr>
              <w:t>Data</w:t>
            </w:r>
            <w:r>
              <w:rPr>
                <w:rStyle w:val="16"/>
                <w:rFonts w:hint="eastAsia" w:eastAsia="Segoe UI" w:cs="Times New Roman"/>
                <w:b w:val="0"/>
                <w:sz w:val="18"/>
                <w:szCs w:val="18"/>
                <w:shd w:val="clear" w:color="auto" w:fill="FFFFFF"/>
              </w:rPr>
              <w:t>（</w:t>
            </w:r>
            <w:r>
              <w:rPr>
                <w:rStyle w:val="16"/>
                <w:rFonts w:eastAsia="Segoe UI" w:cs="Times New Roman"/>
                <w:b w:val="0"/>
                <w:sz w:val="18"/>
                <w:szCs w:val="18"/>
                <w:shd w:val="clear" w:color="auto" w:fill="FFFFFF"/>
              </w:rPr>
              <w:t>c</w:t>
            </w:r>
            <w:r>
              <w:rPr>
                <w:rStyle w:val="16"/>
                <w:rFonts w:hint="eastAsia" w:eastAsia="Segoe UI" w:cs="Times New Roman"/>
                <w:b w:val="0"/>
                <w:sz w:val="18"/>
                <w:szCs w:val="18"/>
                <w:shd w:val="clear" w:color="auto" w:fill="FFFFFF"/>
              </w:rPr>
              <w:t>/</w:t>
            </w:r>
            <w:r>
              <w:rPr>
                <w:rStyle w:val="16"/>
                <w:rFonts w:eastAsia="Segoe UI" w:cs="Times New Roman"/>
                <w:b w:val="0"/>
                <w:sz w:val="18"/>
                <w:szCs w:val="18"/>
                <w:shd w:val="clear" w:color="auto" w:fill="FFFFFF"/>
              </w:rPr>
              <w:t>mrad</w:t>
            </w:r>
            <w:r>
              <w:rPr>
                <w:rStyle w:val="16"/>
                <w:rFonts w:hint="eastAsia" w:eastAsia="Segoe UI" w:cs="Times New Roman"/>
                <w:b w:val="0"/>
                <w:sz w:val="18"/>
                <w:szCs w:val="18"/>
                <w:shd w:val="clear" w:color="auto" w:fill="FFFFFF"/>
              </w:rPr>
              <w:t>）</w:t>
            </w:r>
          </w:p>
        </w:tc>
        <w:tc>
          <w:tcPr>
            <w:tcW w:w="240" w:type="dxa"/>
            <w:tcBorders>
              <w:top w:val="single" w:color="auto" w:sz="12" w:space="0"/>
              <w:left w:val="nil"/>
              <w:right w:val="nil"/>
            </w:tcBorders>
            <w:vAlign w:val="center"/>
          </w:tcPr>
          <w:p w14:paraId="6BA5BDC8">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p>
        </w:tc>
        <w:tc>
          <w:tcPr>
            <w:tcW w:w="3571" w:type="dxa"/>
            <w:gridSpan w:val="2"/>
            <w:tcBorders>
              <w:top w:val="single" w:color="auto" w:sz="12" w:space="0"/>
              <w:left w:val="nil"/>
              <w:bottom w:val="single" w:color="auto" w:sz="4" w:space="0"/>
              <w:right w:val="nil"/>
            </w:tcBorders>
            <w:vAlign w:val="center"/>
          </w:tcPr>
          <w:p w14:paraId="506E974B">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eastAsia="Segoe UI" w:cs="Times New Roman"/>
                <w:b w:val="0"/>
                <w:sz w:val="18"/>
                <w:szCs w:val="18"/>
                <w:shd w:val="clear" w:color="auto" w:fill="FFFFFF"/>
              </w:rPr>
              <w:t>Vertical</w:t>
            </w:r>
            <w:r>
              <w:rPr>
                <w:rStyle w:val="16"/>
                <w:rFonts w:hint="eastAsia" w:eastAsia="Segoe UI" w:cs="Times New Roman"/>
                <w:b w:val="0"/>
                <w:sz w:val="18"/>
                <w:szCs w:val="18"/>
                <w:shd w:val="clear" w:color="auto" w:fill="FFFFFF"/>
              </w:rPr>
              <w:t xml:space="preserve"> </w:t>
            </w:r>
            <w:r>
              <w:rPr>
                <w:rStyle w:val="16"/>
                <w:rFonts w:eastAsia="Segoe UI" w:cs="Times New Roman"/>
                <w:b w:val="0"/>
                <w:sz w:val="18"/>
                <w:szCs w:val="18"/>
                <w:shd w:val="clear" w:color="auto" w:fill="FFFFFF"/>
              </w:rPr>
              <w:t>Data</w:t>
            </w:r>
            <w:r>
              <w:rPr>
                <w:rStyle w:val="16"/>
                <w:rFonts w:hint="eastAsia" w:eastAsia="Segoe UI" w:cs="Times New Roman"/>
                <w:b w:val="0"/>
                <w:sz w:val="18"/>
                <w:szCs w:val="18"/>
                <w:shd w:val="clear" w:color="auto" w:fill="FFFFFF"/>
              </w:rPr>
              <w:t>（</w:t>
            </w:r>
            <w:r>
              <w:rPr>
                <w:rStyle w:val="16"/>
                <w:rFonts w:eastAsia="Segoe UI" w:cs="Times New Roman"/>
                <w:b w:val="0"/>
                <w:sz w:val="18"/>
                <w:szCs w:val="18"/>
                <w:shd w:val="clear" w:color="auto" w:fill="FFFFFF"/>
              </w:rPr>
              <w:t>c/mrad</w:t>
            </w:r>
            <w:r>
              <w:rPr>
                <w:rStyle w:val="16"/>
                <w:rFonts w:hint="eastAsia" w:eastAsia="Segoe UI" w:cs="Times New Roman"/>
                <w:b w:val="0"/>
                <w:sz w:val="18"/>
                <w:szCs w:val="18"/>
                <w:shd w:val="clear" w:color="auto" w:fill="FFFFFF"/>
              </w:rPr>
              <w:t>）</w:t>
            </w:r>
          </w:p>
        </w:tc>
      </w:tr>
      <w:tr w14:paraId="7741C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1" w:hRule="atLeast"/>
        </w:trPr>
        <w:tc>
          <w:tcPr>
            <w:tcW w:w="1023" w:type="dxa"/>
            <w:vMerge w:val="continue"/>
            <w:tcBorders>
              <w:bottom w:val="single" w:color="auto" w:sz="4" w:space="0"/>
              <w:right w:val="nil"/>
            </w:tcBorders>
            <w:vAlign w:val="center"/>
          </w:tcPr>
          <w:p w14:paraId="7C927BC3">
            <w:pPr>
              <w:widowControl/>
              <w:spacing w:before="156" w:beforeLines="50" w:after="156" w:afterLines="50" w:line="240" w:lineRule="auto"/>
              <w:jc w:val="center"/>
            </w:pPr>
          </w:p>
        </w:tc>
        <w:tc>
          <w:tcPr>
            <w:tcW w:w="1587" w:type="dxa"/>
            <w:tcBorders>
              <w:top w:val="single" w:color="auto" w:sz="4" w:space="0"/>
              <w:left w:val="nil"/>
              <w:bottom w:val="single" w:color="auto" w:sz="4" w:space="0"/>
              <w:right w:val="nil"/>
            </w:tcBorders>
            <w:vAlign w:val="center"/>
          </w:tcPr>
          <w:p w14:paraId="1AA2EC17">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eastAsia="Segoe UI" w:cs="Times New Roman"/>
                <w:b w:val="0"/>
                <w:sz w:val="18"/>
                <w:szCs w:val="18"/>
                <w:shd w:val="clear" w:color="auto" w:fill="FFFFFF"/>
              </w:rPr>
              <w:t>Algorithmic recognition</w:t>
            </w:r>
          </w:p>
        </w:tc>
        <w:tc>
          <w:tcPr>
            <w:tcW w:w="1588" w:type="dxa"/>
            <w:tcBorders>
              <w:top w:val="single" w:color="auto" w:sz="4" w:space="0"/>
              <w:left w:val="nil"/>
              <w:bottom w:val="single" w:color="auto" w:sz="4" w:space="0"/>
              <w:right w:val="nil"/>
            </w:tcBorders>
            <w:vAlign w:val="center"/>
          </w:tcPr>
          <w:p w14:paraId="7747F8C2">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eastAsia="Segoe UI" w:cs="Times New Roman"/>
                <w:b w:val="0"/>
                <w:sz w:val="18"/>
                <w:szCs w:val="18"/>
                <w:shd w:val="clear" w:color="auto" w:fill="FFFFFF"/>
              </w:rPr>
              <w:t>Manual visual recognition</w:t>
            </w:r>
          </w:p>
        </w:tc>
        <w:tc>
          <w:tcPr>
            <w:tcW w:w="240" w:type="dxa"/>
            <w:tcBorders>
              <w:left w:val="nil"/>
              <w:bottom w:val="single" w:color="auto" w:sz="4" w:space="0"/>
              <w:right w:val="nil"/>
            </w:tcBorders>
            <w:vAlign w:val="center"/>
          </w:tcPr>
          <w:p w14:paraId="1F1F127B">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p>
        </w:tc>
        <w:tc>
          <w:tcPr>
            <w:tcW w:w="1984" w:type="dxa"/>
            <w:tcBorders>
              <w:top w:val="single" w:color="auto" w:sz="4" w:space="0"/>
              <w:left w:val="nil"/>
              <w:bottom w:val="single" w:color="auto" w:sz="4" w:space="0"/>
              <w:right w:val="nil"/>
            </w:tcBorders>
            <w:vAlign w:val="center"/>
          </w:tcPr>
          <w:p w14:paraId="0614B0A9">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eastAsia="Segoe UI" w:cs="Times New Roman"/>
                <w:b w:val="0"/>
                <w:sz w:val="18"/>
                <w:szCs w:val="18"/>
                <w:shd w:val="clear" w:color="auto" w:fill="FFFFFF"/>
              </w:rPr>
              <w:t>Algorithmic recognition</w:t>
            </w:r>
          </w:p>
        </w:tc>
        <w:tc>
          <w:tcPr>
            <w:tcW w:w="1587" w:type="dxa"/>
            <w:tcBorders>
              <w:top w:val="single" w:color="auto" w:sz="4" w:space="0"/>
              <w:left w:val="nil"/>
              <w:bottom w:val="single" w:color="auto" w:sz="4" w:space="0"/>
              <w:right w:val="nil"/>
            </w:tcBorders>
            <w:vAlign w:val="center"/>
          </w:tcPr>
          <w:p w14:paraId="62C9EACE">
            <w:pPr>
              <w:keepNext w:val="0"/>
              <w:keepLines w:val="0"/>
              <w:pageBreakBefore w:val="0"/>
              <w:widowControl/>
              <w:kinsoku/>
              <w:wordWrap/>
              <w:overflowPunct/>
              <w:topLinePunct w:val="0"/>
              <w:autoSpaceDE w:val="0"/>
              <w:autoSpaceDN w:val="0"/>
              <w:bidi w:val="0"/>
              <w:adjustRightInd/>
              <w:snapToGrid/>
              <w:spacing w:line="240" w:lineRule="auto"/>
              <w:jc w:val="center"/>
              <w:textAlignment w:val="auto"/>
              <w:rPr>
                <w:rStyle w:val="16"/>
                <w:rFonts w:eastAsia="Segoe UI" w:cs="Times New Roman"/>
                <w:b w:val="0"/>
                <w:sz w:val="18"/>
                <w:szCs w:val="18"/>
                <w:shd w:val="clear" w:color="auto" w:fill="FFFFFF"/>
              </w:rPr>
            </w:pPr>
            <w:r>
              <w:rPr>
                <w:rStyle w:val="16"/>
                <w:rFonts w:eastAsia="Segoe UI" w:cs="Times New Roman"/>
                <w:b w:val="0"/>
                <w:sz w:val="18"/>
                <w:szCs w:val="18"/>
                <w:shd w:val="clear" w:color="auto" w:fill="FFFFFF"/>
              </w:rPr>
              <w:t>Manual visual recognition</w:t>
            </w:r>
          </w:p>
        </w:tc>
      </w:tr>
      <w:tr w14:paraId="7975A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23" w:type="dxa"/>
            <w:tcBorders>
              <w:top w:val="single" w:color="auto" w:sz="4" w:space="0"/>
              <w:right w:val="nil"/>
            </w:tcBorders>
          </w:tcPr>
          <w:p w14:paraId="32C26C91">
            <w:pPr>
              <w:pStyle w:val="3"/>
              <w:ind w:firstLine="0" w:firstLineChars="0"/>
              <w:jc w:val="center"/>
              <w:rPr>
                <w:rFonts w:cs="Times New Roman"/>
                <w:sz w:val="18"/>
                <w:szCs w:val="18"/>
              </w:rPr>
            </w:pPr>
            <w:r>
              <w:rPr>
                <w:rFonts w:cs="Times New Roman"/>
                <w:sz w:val="18"/>
                <w:szCs w:val="18"/>
              </w:rPr>
              <w:t>1</w:t>
            </w:r>
          </w:p>
        </w:tc>
        <w:tc>
          <w:tcPr>
            <w:tcW w:w="1587" w:type="dxa"/>
            <w:tcBorders>
              <w:top w:val="single" w:color="auto" w:sz="4" w:space="0"/>
              <w:left w:val="nil"/>
            </w:tcBorders>
            <w:vAlign w:val="center"/>
          </w:tcPr>
          <w:p w14:paraId="67CBD54F">
            <w:pPr>
              <w:jc w:val="center"/>
              <w:rPr>
                <w:rFonts w:cs="Times New Roman"/>
                <w:sz w:val="18"/>
                <w:szCs w:val="18"/>
              </w:rPr>
            </w:pPr>
            <w:r>
              <w:rPr>
                <w:rFonts w:cs="Times New Roman"/>
                <w:b/>
                <w:bCs/>
                <w:sz w:val="18"/>
                <w:szCs w:val="18"/>
              </w:rPr>
              <w:t>25.559</w:t>
            </w:r>
            <w:r>
              <w:rPr>
                <w:rFonts w:hint="eastAsia" w:cs="Times New Roman"/>
                <w:b/>
                <w:bCs/>
                <w:sz w:val="18"/>
                <w:szCs w:val="18"/>
              </w:rPr>
              <w:t>（4-1）</w:t>
            </w:r>
          </w:p>
        </w:tc>
        <w:tc>
          <w:tcPr>
            <w:tcW w:w="1588" w:type="dxa"/>
            <w:tcBorders>
              <w:top w:val="single" w:color="auto" w:sz="4" w:space="0"/>
              <w:right w:val="nil"/>
            </w:tcBorders>
          </w:tcPr>
          <w:p w14:paraId="11C3215A">
            <w:pPr>
              <w:pStyle w:val="3"/>
              <w:ind w:firstLine="0" w:firstLineChars="0"/>
              <w:jc w:val="center"/>
              <w:rPr>
                <w:rFonts w:cs="Times New Roman"/>
                <w:sz w:val="18"/>
                <w:szCs w:val="18"/>
              </w:rPr>
            </w:pPr>
            <w:r>
              <w:rPr>
                <w:rFonts w:hint="eastAsia" w:cs="Times New Roman"/>
                <w:sz w:val="18"/>
                <w:szCs w:val="18"/>
              </w:rPr>
              <w:t>22.792（3-6）</w:t>
            </w:r>
          </w:p>
        </w:tc>
        <w:tc>
          <w:tcPr>
            <w:tcW w:w="240" w:type="dxa"/>
            <w:tcBorders>
              <w:top w:val="single" w:color="auto" w:sz="4" w:space="0"/>
              <w:left w:val="nil"/>
            </w:tcBorders>
          </w:tcPr>
          <w:p w14:paraId="05E33185">
            <w:pPr>
              <w:jc w:val="center"/>
              <w:rPr>
                <w:rFonts w:cs="Times New Roman"/>
                <w:sz w:val="18"/>
                <w:szCs w:val="18"/>
              </w:rPr>
            </w:pPr>
          </w:p>
        </w:tc>
        <w:tc>
          <w:tcPr>
            <w:tcW w:w="1984" w:type="dxa"/>
            <w:tcBorders>
              <w:top w:val="single" w:color="auto" w:sz="4" w:space="0"/>
              <w:left w:val="nil"/>
            </w:tcBorders>
            <w:vAlign w:val="center"/>
          </w:tcPr>
          <w:p w14:paraId="77EF7B27">
            <w:pPr>
              <w:jc w:val="center"/>
              <w:rPr>
                <w:rFonts w:cs="Times New Roman"/>
                <w:sz w:val="18"/>
                <w:szCs w:val="18"/>
              </w:rPr>
            </w:pPr>
            <w:r>
              <w:rPr>
                <w:rFonts w:cs="Times New Roman"/>
                <w:sz w:val="18"/>
                <w:szCs w:val="18"/>
              </w:rPr>
              <w:t>22.792</w:t>
            </w:r>
            <w:r>
              <w:rPr>
                <w:rFonts w:hint="eastAsia" w:cs="Times New Roman"/>
                <w:sz w:val="18"/>
                <w:szCs w:val="18"/>
              </w:rPr>
              <w:t>（3-6）</w:t>
            </w:r>
          </w:p>
        </w:tc>
        <w:tc>
          <w:tcPr>
            <w:tcW w:w="1587" w:type="dxa"/>
            <w:tcBorders>
              <w:top w:val="single" w:color="auto" w:sz="4" w:space="0"/>
              <w:right w:val="nil"/>
            </w:tcBorders>
          </w:tcPr>
          <w:p w14:paraId="39547E14">
            <w:pPr>
              <w:pStyle w:val="3"/>
              <w:ind w:firstLine="0" w:firstLineChars="0"/>
              <w:jc w:val="center"/>
              <w:rPr>
                <w:rFonts w:cs="Times New Roman"/>
                <w:sz w:val="18"/>
                <w:szCs w:val="18"/>
              </w:rPr>
            </w:pPr>
            <w:r>
              <w:rPr>
                <w:rFonts w:hint="eastAsia" w:cs="Times New Roman"/>
                <w:sz w:val="18"/>
                <w:szCs w:val="18"/>
              </w:rPr>
              <w:t>22.792（3-6）</w:t>
            </w:r>
          </w:p>
        </w:tc>
      </w:tr>
      <w:tr w14:paraId="6E4FF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23" w:type="dxa"/>
            <w:tcBorders>
              <w:right w:val="nil"/>
            </w:tcBorders>
          </w:tcPr>
          <w:p w14:paraId="31EC8EE5">
            <w:pPr>
              <w:pStyle w:val="3"/>
              <w:ind w:firstLine="0" w:firstLineChars="0"/>
              <w:jc w:val="center"/>
              <w:rPr>
                <w:rFonts w:cs="Times New Roman"/>
                <w:sz w:val="18"/>
                <w:szCs w:val="18"/>
              </w:rPr>
            </w:pPr>
            <w:r>
              <w:rPr>
                <w:rFonts w:cs="Times New Roman"/>
                <w:sz w:val="18"/>
                <w:szCs w:val="18"/>
              </w:rPr>
              <w:t>2</w:t>
            </w:r>
          </w:p>
        </w:tc>
        <w:tc>
          <w:tcPr>
            <w:tcW w:w="1587" w:type="dxa"/>
            <w:tcBorders>
              <w:left w:val="nil"/>
            </w:tcBorders>
            <w:vAlign w:val="center"/>
          </w:tcPr>
          <w:p w14:paraId="5B32A95A">
            <w:pPr>
              <w:jc w:val="center"/>
              <w:rPr>
                <w:rFonts w:cs="Times New Roman"/>
                <w:sz w:val="18"/>
                <w:szCs w:val="18"/>
              </w:rPr>
            </w:pPr>
            <w:r>
              <w:rPr>
                <w:rFonts w:cs="Times New Roman"/>
                <w:sz w:val="18"/>
                <w:szCs w:val="18"/>
              </w:rPr>
              <w:t>25.559</w:t>
            </w:r>
            <w:r>
              <w:rPr>
                <w:rFonts w:hint="eastAsia" w:cs="Times New Roman"/>
                <w:sz w:val="18"/>
                <w:szCs w:val="18"/>
              </w:rPr>
              <w:t>（4-1）</w:t>
            </w:r>
          </w:p>
        </w:tc>
        <w:tc>
          <w:tcPr>
            <w:tcW w:w="1588" w:type="dxa"/>
            <w:tcBorders>
              <w:right w:val="nil"/>
            </w:tcBorders>
          </w:tcPr>
          <w:p w14:paraId="4197CA72">
            <w:pPr>
              <w:pStyle w:val="3"/>
              <w:ind w:firstLine="0" w:firstLineChars="0"/>
              <w:jc w:val="center"/>
              <w:rPr>
                <w:rFonts w:cs="Times New Roman"/>
                <w:sz w:val="18"/>
                <w:szCs w:val="18"/>
              </w:rPr>
            </w:pPr>
            <w:r>
              <w:rPr>
                <w:rFonts w:hint="eastAsia" w:cs="Times New Roman"/>
                <w:sz w:val="18"/>
                <w:szCs w:val="18"/>
              </w:rPr>
              <w:t>25.559（4-1）</w:t>
            </w:r>
          </w:p>
        </w:tc>
        <w:tc>
          <w:tcPr>
            <w:tcW w:w="240" w:type="dxa"/>
            <w:tcBorders>
              <w:left w:val="nil"/>
            </w:tcBorders>
          </w:tcPr>
          <w:p w14:paraId="773E4EB4">
            <w:pPr>
              <w:jc w:val="center"/>
              <w:rPr>
                <w:rFonts w:cs="Times New Roman"/>
                <w:sz w:val="18"/>
                <w:szCs w:val="18"/>
              </w:rPr>
            </w:pPr>
          </w:p>
        </w:tc>
        <w:tc>
          <w:tcPr>
            <w:tcW w:w="1984" w:type="dxa"/>
            <w:tcBorders>
              <w:left w:val="nil"/>
            </w:tcBorders>
            <w:vAlign w:val="center"/>
          </w:tcPr>
          <w:p w14:paraId="2C5E40AF">
            <w:pPr>
              <w:jc w:val="center"/>
              <w:rPr>
                <w:rFonts w:cs="Times New Roman"/>
                <w:sz w:val="18"/>
                <w:szCs w:val="18"/>
              </w:rPr>
            </w:pPr>
            <w:r>
              <w:rPr>
                <w:rFonts w:cs="Times New Roman"/>
                <w:b/>
                <w:bCs/>
                <w:sz w:val="18"/>
                <w:szCs w:val="18"/>
              </w:rPr>
              <w:t>22.792</w:t>
            </w:r>
            <w:r>
              <w:rPr>
                <w:rFonts w:hint="eastAsia" w:cs="Times New Roman"/>
                <w:b/>
                <w:bCs/>
                <w:sz w:val="18"/>
                <w:szCs w:val="18"/>
              </w:rPr>
              <w:t>（3-6）</w:t>
            </w:r>
          </w:p>
        </w:tc>
        <w:tc>
          <w:tcPr>
            <w:tcW w:w="1587" w:type="dxa"/>
            <w:tcBorders>
              <w:right w:val="nil"/>
            </w:tcBorders>
          </w:tcPr>
          <w:p w14:paraId="36E445A1">
            <w:pPr>
              <w:pStyle w:val="3"/>
              <w:ind w:firstLine="0" w:firstLineChars="0"/>
              <w:jc w:val="center"/>
              <w:rPr>
                <w:rFonts w:cs="Times New Roman"/>
                <w:sz w:val="18"/>
                <w:szCs w:val="18"/>
              </w:rPr>
            </w:pPr>
            <w:r>
              <w:rPr>
                <w:rFonts w:hint="eastAsia" w:cs="Times New Roman"/>
                <w:sz w:val="18"/>
                <w:szCs w:val="18"/>
              </w:rPr>
              <w:t>25.559（4-1）</w:t>
            </w:r>
          </w:p>
        </w:tc>
      </w:tr>
      <w:tr w14:paraId="357FC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23" w:type="dxa"/>
            <w:tcBorders>
              <w:right w:val="nil"/>
            </w:tcBorders>
          </w:tcPr>
          <w:p w14:paraId="0C293139">
            <w:pPr>
              <w:pStyle w:val="3"/>
              <w:ind w:firstLine="0" w:firstLineChars="0"/>
              <w:jc w:val="center"/>
              <w:rPr>
                <w:rFonts w:cs="Times New Roman"/>
                <w:sz w:val="18"/>
                <w:szCs w:val="18"/>
              </w:rPr>
            </w:pPr>
            <w:r>
              <w:rPr>
                <w:rFonts w:cs="Times New Roman"/>
                <w:sz w:val="18"/>
                <w:szCs w:val="18"/>
              </w:rPr>
              <w:t>3</w:t>
            </w:r>
          </w:p>
        </w:tc>
        <w:tc>
          <w:tcPr>
            <w:tcW w:w="1587" w:type="dxa"/>
            <w:tcBorders>
              <w:left w:val="nil"/>
            </w:tcBorders>
            <w:vAlign w:val="center"/>
          </w:tcPr>
          <w:p w14:paraId="23520770">
            <w:pPr>
              <w:jc w:val="center"/>
              <w:rPr>
                <w:rFonts w:cs="Times New Roman"/>
                <w:sz w:val="18"/>
                <w:szCs w:val="18"/>
              </w:rPr>
            </w:pPr>
            <w:r>
              <w:rPr>
                <w:rFonts w:cs="Times New Roman"/>
                <w:b/>
                <w:bCs/>
                <w:sz w:val="18"/>
                <w:szCs w:val="18"/>
              </w:rPr>
              <w:t>25.559</w:t>
            </w:r>
            <w:r>
              <w:rPr>
                <w:rFonts w:hint="eastAsia" w:cs="Times New Roman"/>
                <w:b/>
                <w:bCs/>
                <w:sz w:val="18"/>
                <w:szCs w:val="18"/>
              </w:rPr>
              <w:t>（4-1）</w:t>
            </w:r>
          </w:p>
        </w:tc>
        <w:tc>
          <w:tcPr>
            <w:tcW w:w="1588" w:type="dxa"/>
            <w:tcBorders>
              <w:right w:val="nil"/>
            </w:tcBorders>
          </w:tcPr>
          <w:p w14:paraId="1CF42237">
            <w:pPr>
              <w:pStyle w:val="3"/>
              <w:ind w:firstLine="0" w:firstLineChars="0"/>
              <w:jc w:val="center"/>
              <w:rPr>
                <w:rFonts w:cs="Times New Roman"/>
                <w:sz w:val="18"/>
                <w:szCs w:val="18"/>
              </w:rPr>
            </w:pPr>
            <w:r>
              <w:rPr>
                <w:rFonts w:hint="eastAsia" w:cs="Times New Roman"/>
                <w:sz w:val="18"/>
                <w:szCs w:val="18"/>
              </w:rPr>
              <w:t>22.792（3-6）</w:t>
            </w:r>
          </w:p>
        </w:tc>
        <w:tc>
          <w:tcPr>
            <w:tcW w:w="240" w:type="dxa"/>
            <w:tcBorders>
              <w:left w:val="nil"/>
            </w:tcBorders>
          </w:tcPr>
          <w:p w14:paraId="5CD1593E">
            <w:pPr>
              <w:jc w:val="center"/>
              <w:rPr>
                <w:rFonts w:cs="Times New Roman"/>
                <w:sz w:val="18"/>
                <w:szCs w:val="18"/>
              </w:rPr>
            </w:pPr>
          </w:p>
        </w:tc>
        <w:tc>
          <w:tcPr>
            <w:tcW w:w="1984" w:type="dxa"/>
            <w:tcBorders>
              <w:left w:val="nil"/>
            </w:tcBorders>
            <w:vAlign w:val="center"/>
          </w:tcPr>
          <w:p w14:paraId="66598161">
            <w:pPr>
              <w:jc w:val="center"/>
              <w:rPr>
                <w:rFonts w:cs="Times New Roman"/>
                <w:sz w:val="18"/>
                <w:szCs w:val="18"/>
              </w:rPr>
            </w:pPr>
            <w:r>
              <w:rPr>
                <w:rFonts w:cs="Times New Roman"/>
                <w:sz w:val="18"/>
                <w:szCs w:val="18"/>
              </w:rPr>
              <w:t>22.792</w:t>
            </w:r>
            <w:r>
              <w:rPr>
                <w:rFonts w:hint="eastAsia" w:cs="Times New Roman"/>
                <w:sz w:val="18"/>
                <w:szCs w:val="18"/>
              </w:rPr>
              <w:t>（3-6）</w:t>
            </w:r>
          </w:p>
        </w:tc>
        <w:tc>
          <w:tcPr>
            <w:tcW w:w="1587" w:type="dxa"/>
            <w:tcBorders>
              <w:right w:val="nil"/>
            </w:tcBorders>
          </w:tcPr>
          <w:p w14:paraId="12C5489F">
            <w:pPr>
              <w:pStyle w:val="3"/>
              <w:ind w:firstLine="0" w:firstLineChars="0"/>
              <w:jc w:val="center"/>
              <w:rPr>
                <w:rFonts w:cs="Times New Roman"/>
                <w:sz w:val="18"/>
                <w:szCs w:val="18"/>
              </w:rPr>
            </w:pPr>
            <w:r>
              <w:rPr>
                <w:rFonts w:hint="eastAsia" w:cs="Times New Roman"/>
                <w:sz w:val="18"/>
                <w:szCs w:val="18"/>
              </w:rPr>
              <w:t>22.792（3-6）</w:t>
            </w:r>
          </w:p>
        </w:tc>
      </w:tr>
      <w:tr w14:paraId="73DFB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23" w:type="dxa"/>
            <w:tcBorders>
              <w:right w:val="nil"/>
            </w:tcBorders>
          </w:tcPr>
          <w:p w14:paraId="0149C81E">
            <w:pPr>
              <w:pStyle w:val="3"/>
              <w:ind w:firstLine="0" w:firstLineChars="0"/>
              <w:jc w:val="center"/>
              <w:rPr>
                <w:rFonts w:cs="Times New Roman"/>
                <w:sz w:val="18"/>
                <w:szCs w:val="18"/>
              </w:rPr>
            </w:pPr>
            <w:r>
              <w:rPr>
                <w:rFonts w:cs="Times New Roman"/>
                <w:sz w:val="18"/>
                <w:szCs w:val="18"/>
              </w:rPr>
              <w:t>4</w:t>
            </w:r>
          </w:p>
        </w:tc>
        <w:tc>
          <w:tcPr>
            <w:tcW w:w="1587" w:type="dxa"/>
            <w:tcBorders>
              <w:left w:val="nil"/>
            </w:tcBorders>
            <w:vAlign w:val="center"/>
          </w:tcPr>
          <w:p w14:paraId="068ED31C">
            <w:pPr>
              <w:jc w:val="center"/>
              <w:rPr>
                <w:rFonts w:cs="Times New Roman"/>
                <w:sz w:val="18"/>
                <w:szCs w:val="18"/>
              </w:rPr>
            </w:pPr>
            <w:r>
              <w:rPr>
                <w:rFonts w:cs="Times New Roman"/>
                <w:b/>
                <w:bCs/>
                <w:sz w:val="18"/>
                <w:szCs w:val="18"/>
              </w:rPr>
              <w:t>20.304</w:t>
            </w:r>
            <w:r>
              <w:rPr>
                <w:rFonts w:hint="eastAsia" w:cs="Times New Roman"/>
                <w:b/>
                <w:bCs/>
                <w:sz w:val="18"/>
                <w:szCs w:val="18"/>
              </w:rPr>
              <w:t>（3-5）</w:t>
            </w:r>
          </w:p>
        </w:tc>
        <w:tc>
          <w:tcPr>
            <w:tcW w:w="1588" w:type="dxa"/>
            <w:tcBorders>
              <w:right w:val="nil"/>
            </w:tcBorders>
          </w:tcPr>
          <w:p w14:paraId="30459318">
            <w:pPr>
              <w:pStyle w:val="3"/>
              <w:ind w:firstLine="0" w:firstLineChars="0"/>
              <w:jc w:val="center"/>
              <w:rPr>
                <w:rFonts w:cs="Times New Roman"/>
                <w:sz w:val="18"/>
                <w:szCs w:val="18"/>
              </w:rPr>
            </w:pPr>
            <w:r>
              <w:rPr>
                <w:rFonts w:hint="eastAsia" w:cs="Times New Roman"/>
                <w:sz w:val="18"/>
                <w:szCs w:val="18"/>
              </w:rPr>
              <w:t>22.792（3-6）</w:t>
            </w:r>
          </w:p>
        </w:tc>
        <w:tc>
          <w:tcPr>
            <w:tcW w:w="240" w:type="dxa"/>
            <w:tcBorders>
              <w:left w:val="nil"/>
            </w:tcBorders>
          </w:tcPr>
          <w:p w14:paraId="7828CE59">
            <w:pPr>
              <w:jc w:val="center"/>
              <w:rPr>
                <w:rFonts w:cs="Times New Roman"/>
                <w:sz w:val="18"/>
                <w:szCs w:val="18"/>
              </w:rPr>
            </w:pPr>
          </w:p>
        </w:tc>
        <w:tc>
          <w:tcPr>
            <w:tcW w:w="1984" w:type="dxa"/>
            <w:tcBorders>
              <w:left w:val="nil"/>
            </w:tcBorders>
            <w:vAlign w:val="center"/>
          </w:tcPr>
          <w:p w14:paraId="508129F3">
            <w:pPr>
              <w:jc w:val="center"/>
              <w:rPr>
                <w:rFonts w:cs="Times New Roman"/>
                <w:sz w:val="18"/>
                <w:szCs w:val="18"/>
              </w:rPr>
            </w:pPr>
            <w:r>
              <w:rPr>
                <w:rFonts w:cs="Times New Roman"/>
                <w:sz w:val="18"/>
                <w:szCs w:val="18"/>
              </w:rPr>
              <w:t>22.792</w:t>
            </w:r>
            <w:r>
              <w:rPr>
                <w:rFonts w:hint="eastAsia" w:cs="Times New Roman"/>
                <w:sz w:val="18"/>
                <w:szCs w:val="18"/>
              </w:rPr>
              <w:t>（3-6）</w:t>
            </w:r>
          </w:p>
        </w:tc>
        <w:tc>
          <w:tcPr>
            <w:tcW w:w="1587" w:type="dxa"/>
            <w:tcBorders>
              <w:right w:val="nil"/>
            </w:tcBorders>
          </w:tcPr>
          <w:p w14:paraId="06332A05">
            <w:pPr>
              <w:pStyle w:val="3"/>
              <w:ind w:firstLine="0" w:firstLineChars="0"/>
              <w:jc w:val="center"/>
              <w:rPr>
                <w:rFonts w:cs="Times New Roman"/>
                <w:sz w:val="18"/>
                <w:szCs w:val="18"/>
              </w:rPr>
            </w:pPr>
            <w:r>
              <w:rPr>
                <w:rFonts w:hint="eastAsia" w:cs="Times New Roman"/>
                <w:sz w:val="18"/>
                <w:szCs w:val="18"/>
              </w:rPr>
              <w:t>22.792（</w:t>
            </w:r>
            <w:r>
              <w:rPr>
                <w:rFonts w:cs="Times New Roman"/>
                <w:sz w:val="18"/>
                <w:szCs w:val="18"/>
              </w:rPr>
              <w:t>3-6</w:t>
            </w:r>
            <w:r>
              <w:rPr>
                <w:rFonts w:hint="eastAsia" w:cs="Times New Roman"/>
                <w:sz w:val="18"/>
                <w:szCs w:val="18"/>
              </w:rPr>
              <w:t>）</w:t>
            </w:r>
          </w:p>
        </w:tc>
      </w:tr>
      <w:tr w14:paraId="5917F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23" w:type="dxa"/>
            <w:tcBorders>
              <w:right w:val="nil"/>
            </w:tcBorders>
          </w:tcPr>
          <w:p w14:paraId="6809F21D">
            <w:pPr>
              <w:pStyle w:val="3"/>
              <w:ind w:firstLine="0" w:firstLineChars="0"/>
              <w:jc w:val="center"/>
              <w:rPr>
                <w:rFonts w:cs="Times New Roman"/>
                <w:sz w:val="18"/>
                <w:szCs w:val="18"/>
              </w:rPr>
            </w:pPr>
            <w:r>
              <w:rPr>
                <w:rFonts w:cs="Times New Roman"/>
                <w:sz w:val="18"/>
                <w:szCs w:val="18"/>
              </w:rPr>
              <w:t>5</w:t>
            </w:r>
          </w:p>
        </w:tc>
        <w:tc>
          <w:tcPr>
            <w:tcW w:w="1587" w:type="dxa"/>
            <w:tcBorders>
              <w:left w:val="nil"/>
            </w:tcBorders>
            <w:vAlign w:val="center"/>
          </w:tcPr>
          <w:p w14:paraId="609A3BB1">
            <w:pPr>
              <w:jc w:val="center"/>
              <w:rPr>
                <w:rFonts w:cs="Times New Roman"/>
                <w:sz w:val="18"/>
                <w:szCs w:val="18"/>
              </w:rPr>
            </w:pPr>
            <w:r>
              <w:rPr>
                <w:rFonts w:cs="Times New Roman"/>
                <w:sz w:val="18"/>
                <w:szCs w:val="18"/>
              </w:rPr>
              <w:t>20.304</w:t>
            </w:r>
            <w:r>
              <w:rPr>
                <w:rFonts w:hint="eastAsia" w:cs="Times New Roman"/>
                <w:sz w:val="18"/>
                <w:szCs w:val="18"/>
              </w:rPr>
              <w:t>（3-5）</w:t>
            </w:r>
          </w:p>
        </w:tc>
        <w:tc>
          <w:tcPr>
            <w:tcW w:w="1588" w:type="dxa"/>
            <w:tcBorders>
              <w:right w:val="nil"/>
            </w:tcBorders>
          </w:tcPr>
          <w:p w14:paraId="17F0EA7E">
            <w:pPr>
              <w:pStyle w:val="3"/>
              <w:ind w:firstLine="0" w:firstLineChars="0"/>
              <w:jc w:val="center"/>
              <w:rPr>
                <w:rFonts w:cs="Times New Roman"/>
                <w:sz w:val="18"/>
                <w:szCs w:val="18"/>
              </w:rPr>
            </w:pPr>
            <w:r>
              <w:rPr>
                <w:rFonts w:hint="eastAsia" w:cs="Times New Roman"/>
                <w:sz w:val="18"/>
                <w:szCs w:val="18"/>
              </w:rPr>
              <w:t>20.304（3-5）</w:t>
            </w:r>
          </w:p>
        </w:tc>
        <w:tc>
          <w:tcPr>
            <w:tcW w:w="240" w:type="dxa"/>
            <w:tcBorders>
              <w:left w:val="nil"/>
            </w:tcBorders>
          </w:tcPr>
          <w:p w14:paraId="10609A8D">
            <w:pPr>
              <w:jc w:val="center"/>
              <w:rPr>
                <w:rFonts w:cs="Times New Roman"/>
                <w:sz w:val="18"/>
                <w:szCs w:val="18"/>
              </w:rPr>
            </w:pPr>
          </w:p>
        </w:tc>
        <w:tc>
          <w:tcPr>
            <w:tcW w:w="1984" w:type="dxa"/>
            <w:tcBorders>
              <w:left w:val="nil"/>
            </w:tcBorders>
            <w:vAlign w:val="center"/>
          </w:tcPr>
          <w:p w14:paraId="6515BE3B">
            <w:pPr>
              <w:jc w:val="center"/>
              <w:rPr>
                <w:rFonts w:cs="Times New Roman"/>
                <w:sz w:val="18"/>
                <w:szCs w:val="18"/>
              </w:rPr>
            </w:pPr>
            <w:r>
              <w:rPr>
                <w:rFonts w:cs="Times New Roman"/>
                <w:b/>
                <w:bCs/>
                <w:sz w:val="18"/>
                <w:szCs w:val="18"/>
              </w:rPr>
              <w:t>22.792</w:t>
            </w:r>
            <w:r>
              <w:rPr>
                <w:rFonts w:hint="eastAsia" w:cs="Times New Roman"/>
                <w:b/>
                <w:bCs/>
                <w:sz w:val="18"/>
                <w:szCs w:val="18"/>
              </w:rPr>
              <w:t>（3-6）</w:t>
            </w:r>
          </w:p>
        </w:tc>
        <w:tc>
          <w:tcPr>
            <w:tcW w:w="1587" w:type="dxa"/>
            <w:tcBorders>
              <w:right w:val="nil"/>
            </w:tcBorders>
          </w:tcPr>
          <w:p w14:paraId="0E2FC151">
            <w:pPr>
              <w:pStyle w:val="3"/>
              <w:ind w:firstLine="0" w:firstLineChars="0"/>
              <w:jc w:val="center"/>
              <w:rPr>
                <w:rFonts w:cs="Times New Roman"/>
                <w:sz w:val="18"/>
                <w:szCs w:val="18"/>
              </w:rPr>
            </w:pPr>
            <w:r>
              <w:rPr>
                <w:rFonts w:hint="eastAsia" w:cs="Times New Roman"/>
                <w:sz w:val="18"/>
                <w:szCs w:val="18"/>
              </w:rPr>
              <w:t>20.304（3-5）</w:t>
            </w:r>
          </w:p>
        </w:tc>
      </w:tr>
      <w:tr w14:paraId="00391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23" w:type="dxa"/>
            <w:tcBorders>
              <w:right w:val="nil"/>
            </w:tcBorders>
          </w:tcPr>
          <w:p w14:paraId="07AF8E30">
            <w:pPr>
              <w:pStyle w:val="3"/>
              <w:ind w:firstLine="0" w:firstLineChars="0"/>
              <w:jc w:val="center"/>
              <w:rPr>
                <w:rFonts w:cs="Times New Roman"/>
                <w:sz w:val="18"/>
                <w:szCs w:val="18"/>
              </w:rPr>
            </w:pPr>
            <w:r>
              <w:rPr>
                <w:rFonts w:cs="Times New Roman"/>
                <w:sz w:val="18"/>
                <w:szCs w:val="18"/>
              </w:rPr>
              <w:t>6</w:t>
            </w:r>
          </w:p>
        </w:tc>
        <w:tc>
          <w:tcPr>
            <w:tcW w:w="1587" w:type="dxa"/>
            <w:tcBorders>
              <w:left w:val="nil"/>
            </w:tcBorders>
            <w:vAlign w:val="center"/>
          </w:tcPr>
          <w:p w14:paraId="74EE7B23">
            <w:pPr>
              <w:jc w:val="center"/>
              <w:rPr>
                <w:rFonts w:cs="Times New Roman"/>
                <w:sz w:val="18"/>
                <w:szCs w:val="18"/>
              </w:rPr>
            </w:pPr>
            <w:r>
              <w:rPr>
                <w:rFonts w:cs="Times New Roman"/>
                <w:sz w:val="18"/>
                <w:szCs w:val="18"/>
              </w:rPr>
              <w:t>20.304</w:t>
            </w:r>
            <w:r>
              <w:rPr>
                <w:rFonts w:hint="eastAsia" w:cs="Times New Roman"/>
                <w:sz w:val="18"/>
                <w:szCs w:val="18"/>
              </w:rPr>
              <w:t>（3-5）</w:t>
            </w:r>
          </w:p>
        </w:tc>
        <w:tc>
          <w:tcPr>
            <w:tcW w:w="1588" w:type="dxa"/>
            <w:tcBorders>
              <w:right w:val="nil"/>
            </w:tcBorders>
          </w:tcPr>
          <w:p w14:paraId="7BF6D44A">
            <w:pPr>
              <w:pStyle w:val="3"/>
              <w:ind w:firstLine="0" w:firstLineChars="0"/>
              <w:jc w:val="center"/>
              <w:rPr>
                <w:rFonts w:cs="Times New Roman"/>
                <w:sz w:val="18"/>
                <w:szCs w:val="18"/>
              </w:rPr>
            </w:pPr>
            <w:r>
              <w:rPr>
                <w:rFonts w:hint="eastAsia" w:cs="Times New Roman"/>
                <w:sz w:val="18"/>
                <w:szCs w:val="18"/>
              </w:rPr>
              <w:t>20.304（3-5）</w:t>
            </w:r>
          </w:p>
        </w:tc>
        <w:tc>
          <w:tcPr>
            <w:tcW w:w="240" w:type="dxa"/>
            <w:tcBorders>
              <w:left w:val="nil"/>
            </w:tcBorders>
          </w:tcPr>
          <w:p w14:paraId="473B0E59">
            <w:pPr>
              <w:jc w:val="center"/>
              <w:rPr>
                <w:rFonts w:cs="Times New Roman"/>
                <w:sz w:val="18"/>
                <w:szCs w:val="18"/>
              </w:rPr>
            </w:pPr>
          </w:p>
        </w:tc>
        <w:tc>
          <w:tcPr>
            <w:tcW w:w="1984" w:type="dxa"/>
            <w:tcBorders>
              <w:left w:val="nil"/>
            </w:tcBorders>
            <w:vAlign w:val="center"/>
          </w:tcPr>
          <w:p w14:paraId="3FA242BA">
            <w:pPr>
              <w:jc w:val="center"/>
              <w:rPr>
                <w:rFonts w:cs="Times New Roman"/>
                <w:sz w:val="18"/>
                <w:szCs w:val="18"/>
              </w:rPr>
            </w:pPr>
            <w:r>
              <w:rPr>
                <w:rFonts w:hint="eastAsia" w:cs="Times New Roman"/>
                <w:sz w:val="18"/>
                <w:szCs w:val="18"/>
              </w:rPr>
              <w:t>20.304（3-5）</w:t>
            </w:r>
          </w:p>
        </w:tc>
        <w:tc>
          <w:tcPr>
            <w:tcW w:w="1587" w:type="dxa"/>
            <w:tcBorders>
              <w:right w:val="nil"/>
            </w:tcBorders>
          </w:tcPr>
          <w:p w14:paraId="4EE69D9B">
            <w:pPr>
              <w:pStyle w:val="3"/>
              <w:ind w:firstLine="0" w:firstLineChars="0"/>
              <w:jc w:val="center"/>
              <w:rPr>
                <w:rFonts w:cs="Times New Roman"/>
                <w:sz w:val="18"/>
                <w:szCs w:val="18"/>
              </w:rPr>
            </w:pPr>
            <w:r>
              <w:rPr>
                <w:rFonts w:hint="eastAsia" w:cs="Times New Roman"/>
                <w:sz w:val="18"/>
                <w:szCs w:val="18"/>
              </w:rPr>
              <w:t>20.304（3-5）</w:t>
            </w:r>
          </w:p>
        </w:tc>
      </w:tr>
      <w:tr w14:paraId="120B8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23" w:type="dxa"/>
            <w:tcBorders>
              <w:right w:val="nil"/>
            </w:tcBorders>
          </w:tcPr>
          <w:p w14:paraId="29B89122">
            <w:pPr>
              <w:pStyle w:val="3"/>
              <w:ind w:firstLine="0" w:firstLineChars="0"/>
              <w:jc w:val="center"/>
              <w:rPr>
                <w:rFonts w:cs="Times New Roman"/>
                <w:sz w:val="18"/>
                <w:szCs w:val="18"/>
              </w:rPr>
            </w:pPr>
            <w:r>
              <w:rPr>
                <w:rFonts w:hint="eastAsia" w:cs="Times New Roman"/>
                <w:sz w:val="18"/>
                <w:szCs w:val="18"/>
              </w:rPr>
              <w:t>7</w:t>
            </w:r>
          </w:p>
        </w:tc>
        <w:tc>
          <w:tcPr>
            <w:tcW w:w="1587" w:type="dxa"/>
            <w:tcBorders>
              <w:left w:val="nil"/>
            </w:tcBorders>
            <w:vAlign w:val="center"/>
          </w:tcPr>
          <w:p w14:paraId="28A499A6">
            <w:pPr>
              <w:jc w:val="center"/>
              <w:rPr>
                <w:rFonts w:cs="Times New Roman"/>
                <w:sz w:val="18"/>
                <w:szCs w:val="18"/>
              </w:rPr>
            </w:pPr>
            <w:r>
              <w:rPr>
                <w:rFonts w:hint="eastAsia" w:cs="Times New Roman"/>
                <w:sz w:val="18"/>
                <w:szCs w:val="18"/>
              </w:rPr>
              <w:t>22.792（3-6）</w:t>
            </w:r>
          </w:p>
        </w:tc>
        <w:tc>
          <w:tcPr>
            <w:tcW w:w="1588" w:type="dxa"/>
            <w:tcBorders>
              <w:right w:val="nil"/>
            </w:tcBorders>
          </w:tcPr>
          <w:p w14:paraId="4DA7446E">
            <w:pPr>
              <w:pStyle w:val="3"/>
              <w:ind w:firstLine="0" w:firstLineChars="0"/>
              <w:jc w:val="center"/>
              <w:rPr>
                <w:rFonts w:cs="Times New Roman"/>
                <w:sz w:val="18"/>
                <w:szCs w:val="18"/>
              </w:rPr>
            </w:pPr>
            <w:r>
              <w:rPr>
                <w:rFonts w:hint="eastAsia" w:cs="Times New Roman"/>
                <w:sz w:val="18"/>
                <w:szCs w:val="18"/>
              </w:rPr>
              <w:t>22.792（3-6）</w:t>
            </w:r>
          </w:p>
        </w:tc>
        <w:tc>
          <w:tcPr>
            <w:tcW w:w="240" w:type="dxa"/>
            <w:tcBorders>
              <w:left w:val="nil"/>
            </w:tcBorders>
          </w:tcPr>
          <w:p w14:paraId="24F9029C">
            <w:pPr>
              <w:jc w:val="center"/>
              <w:rPr>
                <w:rFonts w:cs="Times New Roman"/>
                <w:sz w:val="18"/>
                <w:szCs w:val="18"/>
              </w:rPr>
            </w:pPr>
          </w:p>
        </w:tc>
        <w:tc>
          <w:tcPr>
            <w:tcW w:w="1984" w:type="dxa"/>
            <w:tcBorders>
              <w:left w:val="nil"/>
            </w:tcBorders>
            <w:vAlign w:val="center"/>
          </w:tcPr>
          <w:p w14:paraId="7FE5DB8E">
            <w:pPr>
              <w:jc w:val="center"/>
              <w:rPr>
                <w:rFonts w:cs="Times New Roman"/>
                <w:sz w:val="18"/>
                <w:szCs w:val="18"/>
              </w:rPr>
            </w:pPr>
            <w:r>
              <w:rPr>
                <w:rFonts w:cs="Times New Roman"/>
                <w:b/>
                <w:bCs/>
                <w:sz w:val="18"/>
                <w:szCs w:val="18"/>
              </w:rPr>
              <w:t>25.559</w:t>
            </w:r>
            <w:r>
              <w:rPr>
                <w:rFonts w:hint="eastAsia" w:cs="Times New Roman"/>
                <w:b/>
                <w:bCs/>
                <w:sz w:val="18"/>
                <w:szCs w:val="18"/>
              </w:rPr>
              <w:t>（4-1）</w:t>
            </w:r>
          </w:p>
        </w:tc>
        <w:tc>
          <w:tcPr>
            <w:tcW w:w="1587" w:type="dxa"/>
            <w:tcBorders>
              <w:right w:val="nil"/>
            </w:tcBorders>
          </w:tcPr>
          <w:p w14:paraId="3024E254">
            <w:pPr>
              <w:pStyle w:val="3"/>
              <w:ind w:firstLine="0" w:firstLineChars="0"/>
              <w:jc w:val="center"/>
              <w:rPr>
                <w:rFonts w:cs="Times New Roman"/>
                <w:sz w:val="18"/>
                <w:szCs w:val="18"/>
              </w:rPr>
            </w:pPr>
            <w:r>
              <w:rPr>
                <w:rFonts w:hint="eastAsia" w:cs="Times New Roman"/>
                <w:sz w:val="18"/>
                <w:szCs w:val="18"/>
              </w:rPr>
              <w:t>22.792（3-6）</w:t>
            </w:r>
          </w:p>
        </w:tc>
      </w:tr>
      <w:tr w14:paraId="547B3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23" w:type="dxa"/>
            <w:tcBorders>
              <w:right w:val="nil"/>
            </w:tcBorders>
          </w:tcPr>
          <w:p w14:paraId="5E68E682">
            <w:pPr>
              <w:pStyle w:val="3"/>
              <w:ind w:firstLine="0" w:firstLineChars="0"/>
              <w:jc w:val="center"/>
              <w:rPr>
                <w:rFonts w:cs="Times New Roman"/>
                <w:sz w:val="18"/>
                <w:szCs w:val="18"/>
              </w:rPr>
            </w:pPr>
            <w:r>
              <w:rPr>
                <w:rFonts w:cs="Times New Roman"/>
                <w:sz w:val="18"/>
                <w:szCs w:val="18"/>
              </w:rPr>
              <w:t>8</w:t>
            </w:r>
          </w:p>
        </w:tc>
        <w:tc>
          <w:tcPr>
            <w:tcW w:w="1587" w:type="dxa"/>
            <w:tcBorders>
              <w:left w:val="nil"/>
            </w:tcBorders>
            <w:vAlign w:val="center"/>
          </w:tcPr>
          <w:p w14:paraId="795FE6A9">
            <w:pPr>
              <w:jc w:val="center"/>
              <w:rPr>
                <w:rFonts w:cs="Times New Roman"/>
                <w:sz w:val="18"/>
                <w:szCs w:val="18"/>
              </w:rPr>
            </w:pPr>
            <w:r>
              <w:rPr>
                <w:rFonts w:cs="Times New Roman"/>
                <w:b/>
                <w:bCs/>
                <w:sz w:val="18"/>
                <w:szCs w:val="18"/>
              </w:rPr>
              <w:t>25.559</w:t>
            </w:r>
            <w:r>
              <w:rPr>
                <w:rFonts w:hint="eastAsia" w:cs="Times New Roman"/>
                <w:b/>
                <w:bCs/>
                <w:sz w:val="18"/>
                <w:szCs w:val="18"/>
              </w:rPr>
              <w:t>（4-1）</w:t>
            </w:r>
          </w:p>
        </w:tc>
        <w:tc>
          <w:tcPr>
            <w:tcW w:w="1588" w:type="dxa"/>
            <w:tcBorders>
              <w:right w:val="nil"/>
            </w:tcBorders>
          </w:tcPr>
          <w:p w14:paraId="6F20CEA3">
            <w:pPr>
              <w:pStyle w:val="3"/>
              <w:ind w:firstLine="0" w:firstLineChars="0"/>
              <w:jc w:val="center"/>
              <w:rPr>
                <w:rFonts w:cs="Times New Roman"/>
                <w:sz w:val="18"/>
                <w:szCs w:val="18"/>
              </w:rPr>
            </w:pPr>
            <w:r>
              <w:rPr>
                <w:rFonts w:hint="eastAsia" w:cs="Times New Roman"/>
                <w:sz w:val="18"/>
                <w:szCs w:val="18"/>
              </w:rPr>
              <w:t>22.792（3-6）</w:t>
            </w:r>
          </w:p>
        </w:tc>
        <w:tc>
          <w:tcPr>
            <w:tcW w:w="240" w:type="dxa"/>
            <w:tcBorders>
              <w:left w:val="nil"/>
            </w:tcBorders>
          </w:tcPr>
          <w:p w14:paraId="58A43D1F">
            <w:pPr>
              <w:jc w:val="center"/>
              <w:rPr>
                <w:rFonts w:cs="Times New Roman"/>
                <w:sz w:val="18"/>
                <w:szCs w:val="18"/>
              </w:rPr>
            </w:pPr>
          </w:p>
        </w:tc>
        <w:tc>
          <w:tcPr>
            <w:tcW w:w="1984" w:type="dxa"/>
            <w:tcBorders>
              <w:left w:val="nil"/>
            </w:tcBorders>
            <w:vAlign w:val="center"/>
          </w:tcPr>
          <w:p w14:paraId="2FC9BC7C">
            <w:pPr>
              <w:jc w:val="center"/>
              <w:rPr>
                <w:rFonts w:cs="Times New Roman"/>
                <w:sz w:val="18"/>
                <w:szCs w:val="18"/>
              </w:rPr>
            </w:pPr>
            <w:r>
              <w:rPr>
                <w:rFonts w:hint="eastAsia" w:cs="Times New Roman"/>
                <w:sz w:val="18"/>
                <w:szCs w:val="18"/>
              </w:rPr>
              <w:t>22.792（3-6）</w:t>
            </w:r>
          </w:p>
        </w:tc>
        <w:tc>
          <w:tcPr>
            <w:tcW w:w="1587" w:type="dxa"/>
            <w:tcBorders>
              <w:right w:val="nil"/>
            </w:tcBorders>
          </w:tcPr>
          <w:p w14:paraId="69509BF0">
            <w:pPr>
              <w:pStyle w:val="3"/>
              <w:ind w:firstLine="0" w:firstLineChars="0"/>
              <w:jc w:val="center"/>
              <w:rPr>
                <w:rFonts w:cs="Times New Roman"/>
                <w:sz w:val="18"/>
                <w:szCs w:val="18"/>
              </w:rPr>
            </w:pPr>
            <w:r>
              <w:rPr>
                <w:rFonts w:hint="eastAsia" w:cs="Times New Roman"/>
                <w:sz w:val="18"/>
                <w:szCs w:val="18"/>
              </w:rPr>
              <w:t>22.792（3-6）</w:t>
            </w:r>
          </w:p>
        </w:tc>
      </w:tr>
      <w:tr w14:paraId="5DD29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23" w:type="dxa"/>
            <w:tcBorders>
              <w:right w:val="nil"/>
            </w:tcBorders>
          </w:tcPr>
          <w:p w14:paraId="16F50B43">
            <w:pPr>
              <w:pStyle w:val="3"/>
              <w:ind w:firstLine="0" w:firstLineChars="0"/>
              <w:jc w:val="center"/>
              <w:rPr>
                <w:rFonts w:cs="Times New Roman"/>
                <w:sz w:val="18"/>
                <w:szCs w:val="18"/>
              </w:rPr>
            </w:pPr>
            <w:r>
              <w:rPr>
                <w:rFonts w:cs="Times New Roman"/>
                <w:sz w:val="18"/>
                <w:szCs w:val="18"/>
              </w:rPr>
              <w:t>9</w:t>
            </w:r>
          </w:p>
        </w:tc>
        <w:tc>
          <w:tcPr>
            <w:tcW w:w="1587" w:type="dxa"/>
            <w:tcBorders>
              <w:left w:val="nil"/>
            </w:tcBorders>
            <w:vAlign w:val="center"/>
          </w:tcPr>
          <w:p w14:paraId="51BDD64A">
            <w:pPr>
              <w:jc w:val="center"/>
              <w:rPr>
                <w:rFonts w:cs="Times New Roman"/>
                <w:sz w:val="18"/>
                <w:szCs w:val="18"/>
              </w:rPr>
            </w:pPr>
            <w:r>
              <w:rPr>
                <w:rFonts w:hint="eastAsia" w:cs="Times New Roman"/>
                <w:sz w:val="18"/>
                <w:szCs w:val="18"/>
              </w:rPr>
              <w:t>22.792（3-6）</w:t>
            </w:r>
          </w:p>
        </w:tc>
        <w:tc>
          <w:tcPr>
            <w:tcW w:w="1588" w:type="dxa"/>
            <w:tcBorders>
              <w:right w:val="nil"/>
            </w:tcBorders>
          </w:tcPr>
          <w:p w14:paraId="7AD2C3A0">
            <w:pPr>
              <w:pStyle w:val="3"/>
              <w:ind w:firstLine="0" w:firstLineChars="0"/>
              <w:jc w:val="center"/>
              <w:rPr>
                <w:rFonts w:cs="Times New Roman"/>
                <w:sz w:val="18"/>
                <w:szCs w:val="18"/>
              </w:rPr>
            </w:pPr>
            <w:r>
              <w:rPr>
                <w:rFonts w:hint="eastAsia" w:cs="Times New Roman"/>
                <w:sz w:val="18"/>
                <w:szCs w:val="18"/>
              </w:rPr>
              <w:t>22.792（3-6）</w:t>
            </w:r>
          </w:p>
        </w:tc>
        <w:tc>
          <w:tcPr>
            <w:tcW w:w="240" w:type="dxa"/>
            <w:tcBorders>
              <w:left w:val="nil"/>
            </w:tcBorders>
          </w:tcPr>
          <w:p w14:paraId="02A7BCCD">
            <w:pPr>
              <w:jc w:val="center"/>
              <w:rPr>
                <w:rFonts w:cs="Times New Roman"/>
                <w:sz w:val="18"/>
                <w:szCs w:val="18"/>
              </w:rPr>
            </w:pPr>
          </w:p>
        </w:tc>
        <w:tc>
          <w:tcPr>
            <w:tcW w:w="1984" w:type="dxa"/>
            <w:tcBorders>
              <w:left w:val="nil"/>
            </w:tcBorders>
            <w:vAlign w:val="center"/>
          </w:tcPr>
          <w:p w14:paraId="7802B8B2">
            <w:pPr>
              <w:jc w:val="center"/>
              <w:rPr>
                <w:rFonts w:cs="Times New Roman"/>
                <w:sz w:val="18"/>
                <w:szCs w:val="18"/>
              </w:rPr>
            </w:pPr>
            <w:r>
              <w:rPr>
                <w:rFonts w:cs="Times New Roman"/>
                <w:sz w:val="18"/>
                <w:szCs w:val="18"/>
              </w:rPr>
              <w:t>20.304</w:t>
            </w:r>
            <w:r>
              <w:rPr>
                <w:rFonts w:hint="eastAsia" w:cs="Times New Roman"/>
                <w:sz w:val="18"/>
                <w:szCs w:val="18"/>
              </w:rPr>
              <w:t>（3-5）</w:t>
            </w:r>
          </w:p>
        </w:tc>
        <w:tc>
          <w:tcPr>
            <w:tcW w:w="1587" w:type="dxa"/>
            <w:tcBorders>
              <w:right w:val="nil"/>
            </w:tcBorders>
          </w:tcPr>
          <w:p w14:paraId="1B7475A9">
            <w:pPr>
              <w:pStyle w:val="3"/>
              <w:ind w:firstLine="0" w:firstLineChars="0"/>
              <w:jc w:val="center"/>
              <w:rPr>
                <w:rFonts w:cs="Times New Roman"/>
                <w:sz w:val="18"/>
                <w:szCs w:val="18"/>
              </w:rPr>
            </w:pPr>
            <w:r>
              <w:rPr>
                <w:rFonts w:hint="eastAsia" w:cs="Times New Roman"/>
                <w:sz w:val="18"/>
                <w:szCs w:val="18"/>
              </w:rPr>
              <w:t>20.304（3-5）</w:t>
            </w:r>
          </w:p>
        </w:tc>
      </w:tr>
      <w:tr w14:paraId="196E4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23" w:type="dxa"/>
            <w:tcBorders>
              <w:bottom w:val="single" w:color="auto" w:sz="12" w:space="0"/>
              <w:right w:val="nil"/>
            </w:tcBorders>
          </w:tcPr>
          <w:p w14:paraId="73AA258A">
            <w:pPr>
              <w:pStyle w:val="3"/>
              <w:ind w:firstLine="0" w:firstLineChars="0"/>
              <w:jc w:val="center"/>
              <w:rPr>
                <w:rFonts w:cs="Times New Roman"/>
                <w:sz w:val="18"/>
                <w:szCs w:val="18"/>
              </w:rPr>
            </w:pPr>
            <w:r>
              <w:rPr>
                <w:rFonts w:hint="eastAsia" w:cs="Times New Roman"/>
                <w:sz w:val="18"/>
                <w:szCs w:val="18"/>
              </w:rPr>
              <w:t>10</w:t>
            </w:r>
          </w:p>
        </w:tc>
        <w:tc>
          <w:tcPr>
            <w:tcW w:w="1587" w:type="dxa"/>
            <w:tcBorders>
              <w:left w:val="nil"/>
              <w:bottom w:val="single" w:color="auto" w:sz="12" w:space="0"/>
            </w:tcBorders>
            <w:vAlign w:val="center"/>
          </w:tcPr>
          <w:p w14:paraId="616F1119">
            <w:pPr>
              <w:jc w:val="center"/>
              <w:rPr>
                <w:rFonts w:cs="Times New Roman"/>
                <w:sz w:val="18"/>
                <w:szCs w:val="18"/>
              </w:rPr>
            </w:pPr>
            <w:r>
              <w:rPr>
                <w:rFonts w:hint="eastAsia" w:cs="Times New Roman"/>
                <w:sz w:val="18"/>
                <w:szCs w:val="18"/>
              </w:rPr>
              <w:t>22.792（3-6）</w:t>
            </w:r>
          </w:p>
        </w:tc>
        <w:tc>
          <w:tcPr>
            <w:tcW w:w="1588" w:type="dxa"/>
            <w:tcBorders>
              <w:bottom w:val="single" w:color="auto" w:sz="12" w:space="0"/>
              <w:right w:val="nil"/>
            </w:tcBorders>
          </w:tcPr>
          <w:p w14:paraId="7CEFD08F">
            <w:pPr>
              <w:pStyle w:val="3"/>
              <w:ind w:firstLine="0" w:firstLineChars="0"/>
              <w:jc w:val="center"/>
              <w:rPr>
                <w:rFonts w:cs="Times New Roman"/>
                <w:sz w:val="18"/>
                <w:szCs w:val="18"/>
              </w:rPr>
            </w:pPr>
            <w:r>
              <w:rPr>
                <w:rFonts w:hint="eastAsia" w:cs="Times New Roman"/>
                <w:sz w:val="18"/>
                <w:szCs w:val="18"/>
              </w:rPr>
              <w:t>22.792（3-6）</w:t>
            </w:r>
          </w:p>
        </w:tc>
        <w:tc>
          <w:tcPr>
            <w:tcW w:w="240" w:type="dxa"/>
            <w:tcBorders>
              <w:left w:val="nil"/>
              <w:bottom w:val="single" w:color="auto" w:sz="12" w:space="0"/>
            </w:tcBorders>
          </w:tcPr>
          <w:p w14:paraId="1720EE0B">
            <w:pPr>
              <w:jc w:val="center"/>
              <w:rPr>
                <w:rFonts w:cs="Times New Roman"/>
                <w:sz w:val="18"/>
                <w:szCs w:val="18"/>
              </w:rPr>
            </w:pPr>
          </w:p>
        </w:tc>
        <w:tc>
          <w:tcPr>
            <w:tcW w:w="1984" w:type="dxa"/>
            <w:tcBorders>
              <w:left w:val="nil"/>
              <w:bottom w:val="single" w:color="auto" w:sz="12" w:space="0"/>
            </w:tcBorders>
            <w:vAlign w:val="center"/>
          </w:tcPr>
          <w:p w14:paraId="6558EBA5">
            <w:pPr>
              <w:jc w:val="center"/>
              <w:rPr>
                <w:rFonts w:cs="Times New Roman"/>
                <w:sz w:val="18"/>
                <w:szCs w:val="18"/>
              </w:rPr>
            </w:pPr>
            <w:r>
              <w:rPr>
                <w:rFonts w:cs="Times New Roman"/>
                <w:b/>
                <w:bCs/>
                <w:sz w:val="18"/>
                <w:szCs w:val="18"/>
              </w:rPr>
              <w:t>20.304</w:t>
            </w:r>
            <w:r>
              <w:rPr>
                <w:rFonts w:hint="eastAsia" w:cs="Times New Roman"/>
                <w:b/>
                <w:bCs/>
                <w:sz w:val="18"/>
                <w:szCs w:val="18"/>
              </w:rPr>
              <w:t>（3-5）</w:t>
            </w:r>
          </w:p>
        </w:tc>
        <w:tc>
          <w:tcPr>
            <w:tcW w:w="1587" w:type="dxa"/>
            <w:tcBorders>
              <w:bottom w:val="single" w:color="auto" w:sz="12" w:space="0"/>
              <w:right w:val="nil"/>
            </w:tcBorders>
          </w:tcPr>
          <w:p w14:paraId="1F54F601">
            <w:pPr>
              <w:pStyle w:val="3"/>
              <w:ind w:firstLine="0" w:firstLineChars="0"/>
              <w:jc w:val="center"/>
              <w:rPr>
                <w:rFonts w:cs="Times New Roman"/>
                <w:sz w:val="18"/>
                <w:szCs w:val="18"/>
              </w:rPr>
            </w:pPr>
            <w:r>
              <w:rPr>
                <w:rFonts w:hint="eastAsia" w:cs="Times New Roman"/>
                <w:sz w:val="18"/>
                <w:szCs w:val="18"/>
              </w:rPr>
              <w:t>22.792（3-6）</w:t>
            </w:r>
          </w:p>
        </w:tc>
      </w:tr>
    </w:tbl>
    <w:p w14:paraId="37D09D34">
      <w:pPr>
        <w:widowControl/>
        <w:spacing w:before="0" w:beforeLines="0" w:beforeAutospacing="0" w:after="0" w:afterLines="0" w:afterAutospacing="0" w:line="360" w:lineRule="auto"/>
        <w:ind w:firstLine="420" w:firstLineChars="200"/>
        <w:jc w:val="left"/>
      </w:pPr>
      <w:r>
        <w:rPr>
          <w:rFonts w:hint="eastAsia" w:cs="Times New Roman"/>
        </w:rPr>
        <w:t>以一幅测试图像（表5中</w:t>
      </w:r>
      <w:r>
        <w:rPr>
          <w:rFonts w:eastAsia="Consolas" w:cs="Times New Roman"/>
          <w:kern w:val="0"/>
          <w:sz w:val="18"/>
          <w:szCs w:val="18"/>
          <w:lang w:bidi="ar"/>
        </w:rPr>
        <w:t>Image</w:t>
      </w:r>
      <w:r>
        <w:rPr>
          <w:rFonts w:hint="eastAsia" w:eastAsia="Consolas" w:cs="Times New Roman"/>
          <w:kern w:val="0"/>
          <w:sz w:val="18"/>
          <w:szCs w:val="18"/>
          <w:lang w:bidi="ar"/>
        </w:rPr>
        <w:t xml:space="preserve"> Number</w:t>
      </w:r>
      <w:r>
        <w:rPr>
          <w:rFonts w:hint="eastAsia" w:cs="Times New Roman"/>
          <w:kern w:val="0"/>
          <w:sz w:val="18"/>
          <w:szCs w:val="18"/>
          <w:lang w:bidi="ar"/>
        </w:rPr>
        <w:t xml:space="preserve"> 1</w:t>
      </w:r>
      <w:r>
        <w:rPr>
          <w:rFonts w:hint="eastAsia" w:cs="Times New Roman"/>
        </w:rPr>
        <w:t>）为例，定位结果如图1</w:t>
      </w:r>
      <w:r>
        <w:rPr>
          <w:rFonts w:hint="eastAsia" w:cs="Times New Roman"/>
          <w:lang w:val="en-US" w:eastAsia="zh-CN"/>
        </w:rPr>
        <w:t>3</w:t>
      </w:r>
      <w:r>
        <w:rPr>
          <w:rFonts w:hint="eastAsia" w:cs="Times New Roman"/>
        </w:rPr>
        <w:t>所示，红色边框为横向靶标，绿色为纵向靶标。人工判读结果在横向与纵向上均判定最小可分辨组别为3</w:t>
      </w:r>
      <w:r>
        <w:rPr>
          <w:rFonts w:hint="eastAsia" w:cs="Times New Roman"/>
        </w:rPr>
        <w:noBreakHyphen/>
      </w:r>
      <w:r>
        <w:rPr>
          <w:rFonts w:hint="eastAsia" w:cs="Times New Roman"/>
        </w:rPr>
        <w:t>6（对应空间频率22.792c/mrad）。本文算法给出的结果为横向4</w:t>
      </w:r>
      <w:r>
        <w:rPr>
          <w:rFonts w:hint="eastAsia" w:cs="Times New Roman"/>
        </w:rPr>
        <w:noBreakHyphen/>
      </w:r>
      <w:r>
        <w:rPr>
          <w:rFonts w:hint="eastAsia" w:cs="Times New Roman"/>
        </w:rPr>
        <w:t>1（25.559c/mrad）、纵向3</w:t>
      </w:r>
      <w:r>
        <w:rPr>
          <w:rFonts w:hint="eastAsia" w:cs="Times New Roman"/>
        </w:rPr>
        <w:noBreakHyphen/>
      </w:r>
      <w:r>
        <w:rPr>
          <w:rFonts w:hint="eastAsia" w:cs="Times New Roman"/>
        </w:rPr>
        <w:t>6（22.792c/mrad）。纵向结果与人工完全一致，横向结果则相差一组（2.767c/mrad），属于可接受的偏差范围。结合表中剩余实验数据，说明所提方法能够复现人眼判读结果，且具备在个别情况下检测到更细微对比度差异的潜力，进一步验证了其在MRC自动测试中的可行性与实用性。</w:t>
      </w:r>
    </w:p>
    <w:p w14:paraId="3857BB34">
      <w:pPr>
        <w:widowControl/>
        <w:spacing w:before="0" w:beforeLines="0" w:beforeAutospacing="0" w:after="0" w:afterLines="0" w:afterAutospacing="0" w:line="360" w:lineRule="auto"/>
        <w:jc w:val="center"/>
      </w:pPr>
      <w:r>
        <w:drawing>
          <wp:inline distT="0" distB="0" distL="114300" distR="114300">
            <wp:extent cx="1080135" cy="962660"/>
            <wp:effectExtent l="0" t="0" r="1905" b="12700"/>
            <wp:docPr id="2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0"/>
                    <pic:cNvPicPr>
                      <a:picLocks noChangeAspect="1"/>
                    </pic:cNvPicPr>
                  </pic:nvPicPr>
                  <pic:blipFill>
                    <a:blip r:embed="rId134"/>
                    <a:stretch>
                      <a:fillRect/>
                    </a:stretch>
                  </pic:blipFill>
                  <pic:spPr>
                    <a:xfrm>
                      <a:off x="0" y="0"/>
                      <a:ext cx="1080135" cy="962660"/>
                    </a:xfrm>
                    <a:prstGeom prst="rect">
                      <a:avLst/>
                    </a:prstGeom>
                    <a:noFill/>
                    <a:ln>
                      <a:noFill/>
                    </a:ln>
                  </pic:spPr>
                </pic:pic>
              </a:graphicData>
            </a:graphic>
          </wp:inline>
        </w:drawing>
      </w:r>
    </w:p>
    <w:p w14:paraId="6250D907">
      <w:pPr>
        <w:pStyle w:val="3"/>
        <w:spacing w:beforeLines="0" w:line="240" w:lineRule="exact"/>
        <w:ind w:left="0" w:leftChars="0" w:firstLine="0" w:firstLineChars="0"/>
        <w:jc w:val="center"/>
        <w:rPr>
          <w:rFonts w:hint="default" w:ascii="仿宋" w:hAnsi="仿宋" w:eastAsia="宋体" w:cs="仿宋"/>
          <w:sz w:val="18"/>
          <w:szCs w:val="18"/>
          <w:lang w:val="en-US" w:eastAsia="zh-CN"/>
        </w:rPr>
      </w:pPr>
      <w:r>
        <w:rPr>
          <w:rFonts w:hint="eastAsia" w:ascii="宋体" w:hAnsi="宋体" w:cs="宋体"/>
          <w:sz w:val="18"/>
          <w:szCs w:val="18"/>
        </w:rPr>
        <w:t>图</w:t>
      </w:r>
      <w:r>
        <w:rPr>
          <w:rFonts w:hint="eastAsia" w:ascii="宋体" w:hAnsi="宋体" w:cs="宋体"/>
          <w:sz w:val="18"/>
          <w:szCs w:val="18"/>
          <w:lang w:val="en-US" w:eastAsia="zh-CN"/>
        </w:rPr>
        <w:t>1</w:t>
      </w:r>
      <w:r>
        <w:rPr>
          <w:rFonts w:hint="eastAsia" w:eastAsia="仿宋" w:cs="Times New Roman"/>
          <w:sz w:val="18"/>
          <w:szCs w:val="18"/>
          <w:lang w:val="en-US" w:eastAsia="zh-CN"/>
        </w:rPr>
        <w:t>3</w:t>
      </w:r>
      <w:r>
        <w:rPr>
          <w:rFonts w:hint="eastAsia" w:ascii="仿宋" w:hAnsi="仿宋" w:eastAsia="仿宋" w:cs="仿宋"/>
          <w:sz w:val="18"/>
          <w:szCs w:val="18"/>
        </w:rPr>
        <w:t xml:space="preserve"> </w:t>
      </w:r>
      <w:r>
        <w:rPr>
          <w:rFonts w:hint="default" w:ascii="Times New Roman" w:hAnsi="Times New Roman" w:eastAsia="宋体" w:cs="Times New Roman"/>
          <w:sz w:val="18"/>
          <w:szCs w:val="18"/>
          <w:lang w:val="en-US" w:eastAsia="zh-CN"/>
        </w:rPr>
        <w:t>1</w:t>
      </w:r>
      <w:r>
        <w:rPr>
          <w:rFonts w:hint="eastAsia" w:ascii="宋体" w:hAnsi="宋体" w:eastAsia="宋体" w:cs="宋体"/>
          <w:sz w:val="18"/>
          <w:szCs w:val="18"/>
          <w:lang w:val="en-US" w:eastAsia="zh-CN"/>
        </w:rPr>
        <w:t>号</w:t>
      </w:r>
      <w:r>
        <w:rPr>
          <w:rFonts w:hint="eastAsia" w:ascii="宋体" w:hAnsi="宋体" w:cs="宋体"/>
          <w:sz w:val="18"/>
          <w:szCs w:val="18"/>
          <w:lang w:val="en-US" w:eastAsia="zh-CN"/>
        </w:rPr>
        <w:t>测试图像</w:t>
      </w:r>
    </w:p>
    <w:p w14:paraId="6639F871">
      <w:pPr>
        <w:pStyle w:val="3"/>
        <w:spacing w:beforeLines="0" w:line="240" w:lineRule="exact"/>
        <w:ind w:left="0" w:leftChars="0" w:firstLine="0" w:firstLineChars="0"/>
        <w:jc w:val="center"/>
        <w:rPr>
          <w:rFonts w:hint="eastAsia" w:eastAsia="宋体"/>
          <w:lang w:eastAsia="zh-CN"/>
        </w:rPr>
      </w:pPr>
      <w:r>
        <w:rPr>
          <w:rStyle w:val="16"/>
          <w:rFonts w:eastAsia="Segoe UI" w:cs="Times New Roman"/>
          <w:b w:val="0"/>
          <w:sz w:val="18"/>
          <w:szCs w:val="18"/>
          <w:shd w:val="clear" w:color="auto" w:fill="FFFFFF"/>
        </w:rPr>
        <w:t>Fig.</w:t>
      </w:r>
      <w:r>
        <w:rPr>
          <w:rStyle w:val="16"/>
          <w:rFonts w:hint="eastAsia" w:cs="Times New Roman"/>
          <w:b w:val="0"/>
          <w:sz w:val="18"/>
          <w:szCs w:val="18"/>
          <w:shd w:val="clear" w:color="auto" w:fill="FFFFFF"/>
          <w:lang w:val="en-US" w:eastAsia="zh-CN"/>
        </w:rPr>
        <w:t>13</w:t>
      </w:r>
      <w:r>
        <w:rPr>
          <w:rFonts w:eastAsia="Segoe UI" w:cs="Times New Roman"/>
          <w:sz w:val="18"/>
          <w:szCs w:val="18"/>
          <w:shd w:val="clear" w:color="auto" w:fill="FFFFFF"/>
        </w:rPr>
        <w:t xml:space="preserve"> </w:t>
      </w:r>
      <w:r>
        <w:rPr>
          <w:rFonts w:hint="eastAsia" w:cs="Times New Roman"/>
          <w:sz w:val="18"/>
          <w:szCs w:val="18"/>
          <w:shd w:val="clear" w:color="auto" w:fill="FFFFFF"/>
          <w:lang w:val="en-US" w:eastAsia="zh-CN"/>
        </w:rPr>
        <w:t>Test image NO.1</w:t>
      </w:r>
    </w:p>
    <w:p w14:paraId="6EC5847E">
      <w:pPr>
        <w:widowControl/>
        <w:spacing w:before="100" w:beforeAutospacing="1" w:after="100" w:afterAutospacing="1"/>
        <w:jc w:val="left"/>
        <w:rPr>
          <w:rFonts w:eastAsiaTheme="majorEastAsia"/>
        </w:rPr>
      </w:pPr>
      <w:r>
        <w:rPr>
          <w:rFonts w:hint="eastAsia" w:cs="宋体" w:asciiTheme="majorEastAsia" w:hAnsiTheme="majorEastAsia" w:eastAsiaTheme="majorEastAsia"/>
          <w:kern w:val="0"/>
          <w:sz w:val="32"/>
          <w:szCs w:val="32"/>
        </w:rPr>
        <w:t>4 结论</w:t>
      </w:r>
    </w:p>
    <w:p w14:paraId="2A78BB61">
      <w:pPr>
        <w:widowControl/>
        <w:spacing w:line="360" w:lineRule="auto"/>
        <w:ind w:firstLine="420" w:firstLineChars="200"/>
        <w:jc w:val="left"/>
        <w:rPr>
          <w:rFonts w:cs="Times New Roman"/>
        </w:rPr>
      </w:pPr>
      <w:r>
        <w:rPr>
          <w:rFonts w:hint="eastAsia" w:cs="Times New Roman"/>
        </w:rPr>
        <w:t>随着高性能空间相机成像技术的快速发展，对MRC测试的效率和客观性提出了更高要求。传统基于人眼判读USAF1951靶标的方法存在主观性强、效率低、难以适应低对比度及外场复杂环境等问题。本研究提出了一种基于USAF1951靶标的MRC自动测试方法，并通过实验验证了其有效性。该方法创新性地采用基准方孔靶标实现自动定位与缩放，建立结构</w:t>
      </w:r>
      <w:r>
        <w:rPr>
          <w:rFonts w:hint="eastAsia" w:cs="Times New Roman" w:asciiTheme="minorEastAsia" w:hAnsiTheme="minorEastAsia"/>
        </w:rPr>
        <w:t>-</w:t>
      </w:r>
      <w:r>
        <w:rPr>
          <w:rFonts w:hint="eastAsia" w:cs="Times New Roman"/>
        </w:rPr>
        <w:t>空间频率映射模型，设计灰度波峰–波谷算法计算各组对比度，结合人眼视觉特性来判断最小可分辨组别。针对低对比度（≤10%）场景，引入对比度增强与距离约束二次定位策略，显著提升检测稳定性。同时，算法具备自动靶标姿态补偿能力，可适应</w:t>
      </w:r>
      <w:r>
        <w:rPr>
          <w:rFonts w:hint="eastAsia" w:cs="Times New Roman" w:eastAsiaTheme="minorEastAsia"/>
        </w:rPr>
        <w:t>靶标具有-5°至+5°角度偏差范围内靶标图像计算</w:t>
      </w:r>
      <w:r>
        <w:rPr>
          <w:rFonts w:hint="eastAsia" w:cs="Times New Roman"/>
        </w:rPr>
        <w:t>。</w:t>
      </w:r>
    </w:p>
    <w:p w14:paraId="58520A19">
      <w:pPr>
        <w:widowControl/>
        <w:spacing w:line="360" w:lineRule="auto"/>
        <w:ind w:firstLine="420" w:firstLineChars="200"/>
        <w:jc w:val="left"/>
        <w:rPr>
          <w:rFonts w:cs="Times New Roman"/>
        </w:rPr>
      </w:pPr>
      <w:r>
        <w:rPr>
          <w:rFonts w:hint="eastAsia" w:cs="Times New Roman"/>
        </w:rPr>
        <w:t>实验结果表明，所提方法在三种状态下均表现出良好的准确性与稳定性：对比度100%靶标测试的平均偏差为0.45组，空间频率均方根误差为2.5c/mrad；低对比度靶标平均偏差为0.76组，空间频率均方根误差为3.5c/mrad；旋转靶标经</w:t>
      </w:r>
      <w:r>
        <w:rPr>
          <w:rFonts w:hint="eastAsia" w:cs="Times New Roman"/>
          <w:lang w:val="en-US" w:eastAsia="zh-CN"/>
        </w:rPr>
        <w:t>角度</w:t>
      </w:r>
      <w:r>
        <w:rPr>
          <w:rFonts w:hint="eastAsia" w:cs="Times New Roman"/>
        </w:rPr>
        <w:t>补偿后平均偏差为0.63组，空间频率均方根误差为2.8c/mrad。单次测试时间由人工判读的15min缩短至1min，效率提升约15倍，且无需依赖大量训练样本。</w:t>
      </w:r>
    </w:p>
    <w:p w14:paraId="138DAF34">
      <w:pPr>
        <w:widowControl/>
        <w:spacing w:line="360" w:lineRule="auto"/>
        <w:ind w:firstLine="420" w:firstLineChars="200"/>
        <w:jc w:val="left"/>
        <w:rPr>
          <w:rFonts w:hint="eastAsia" w:cs="Times New Roman"/>
        </w:rPr>
      </w:pPr>
      <w:r>
        <w:rPr>
          <w:rFonts w:hint="eastAsia" w:cs="Times New Roman"/>
        </w:rPr>
        <w:t>综上，本研究提出的MRC自动测试方法无需依赖大规模训练样本，流程简便、执行高效，能够实现快速、定量、客观的成像性能评价，适用于生产、外场及计量等多种场景，为光电跟踪系统的性能评测提供了可追溯、标准化的技术手段。</w:t>
      </w:r>
    </w:p>
    <w:p w14:paraId="664DAD8C">
      <w:pPr>
        <w:widowControl/>
        <w:spacing w:line="360" w:lineRule="auto"/>
        <w:jc w:val="left"/>
        <w:rPr>
          <w:rFonts w:hint="eastAsia" w:ascii="宋体" w:hAnsi="宋体"/>
          <w:color w:val="000000"/>
          <w:sz w:val="32"/>
          <w:szCs w:val="32"/>
        </w:rPr>
      </w:pPr>
      <w:r>
        <w:rPr>
          <w:rFonts w:hint="eastAsia" w:ascii="宋体" w:hAnsi="宋体"/>
          <w:color w:val="000000"/>
          <w:sz w:val="32"/>
          <w:szCs w:val="32"/>
        </w:rPr>
        <w:t>参考文献</w:t>
      </w:r>
    </w:p>
    <w:p w14:paraId="4D07BCF2">
      <w:pPr>
        <w:numPr>
          <w:ilvl w:val="0"/>
          <w:numId w:val="2"/>
        </w:numPr>
        <w:jc w:val="left"/>
        <w:rPr>
          <w:rFonts w:cs="Times New Roman"/>
          <w:color w:val="000000"/>
        </w:rPr>
      </w:pPr>
      <w:bookmarkStart w:id="0" w:name="_Ref4599"/>
      <w:r>
        <w:rPr>
          <w:rFonts w:cs="Times New Roman"/>
          <w:color w:val="000000"/>
        </w:rPr>
        <w:t>仲维彬.舰载光电跟踪与火控系统发展[J].应用光学,2022,43(04):557-564.</w:t>
      </w:r>
      <w:bookmarkEnd w:id="0"/>
    </w:p>
    <w:p w14:paraId="3CE8736B">
      <w:pPr>
        <w:ind w:left="420" w:leftChars="200"/>
        <w:jc w:val="left"/>
        <w:rPr>
          <w:rFonts w:cs="Times New Roman"/>
          <w:color w:val="000000"/>
        </w:rPr>
      </w:pPr>
      <w:r>
        <w:rPr>
          <w:rFonts w:eastAsia="Segoe UI" w:cs="Times New Roman"/>
          <w:color w:val="0F1115"/>
          <w:shd w:val="clear" w:color="auto" w:fill="FFFFFF"/>
        </w:rPr>
        <w:t>Zhong Weibin. Development of Shipborne Electro-Optical Tracking and Fire Control Systems[J]. Journal of Applied Optics, 2022, 43(04): 557-564.</w:t>
      </w:r>
    </w:p>
    <w:p w14:paraId="3CA0B21A">
      <w:pPr>
        <w:numPr>
          <w:ilvl w:val="0"/>
          <w:numId w:val="2"/>
        </w:numPr>
        <w:jc w:val="left"/>
        <w:rPr>
          <w:rFonts w:cs="Times New Roman"/>
          <w:color w:val="000000"/>
        </w:rPr>
      </w:pPr>
      <w:bookmarkStart w:id="1" w:name="_Ref7673"/>
      <w:r>
        <w:rPr>
          <w:rFonts w:cs="Times New Roman"/>
          <w:color w:val="000000"/>
        </w:rPr>
        <w:t xml:space="preserve">Tong W, Zhao T, Duan Q, et al. Non-singleton interval type-2 fuzzy PID control for high precision electro-optical tracking system[J]. ISA Transactions, 2022, 120: 258-270. </w:t>
      </w:r>
      <w:bookmarkEnd w:id="1"/>
    </w:p>
    <w:p w14:paraId="7BDD6E4D">
      <w:pPr>
        <w:numPr>
          <w:ilvl w:val="0"/>
          <w:numId w:val="2"/>
        </w:numPr>
        <w:jc w:val="left"/>
        <w:rPr>
          <w:rFonts w:cs="Times New Roman"/>
          <w:color w:val="000000"/>
        </w:rPr>
      </w:pPr>
      <w:bookmarkStart w:id="2" w:name="_Ref4971"/>
      <w:r>
        <w:rPr>
          <w:rFonts w:cs="Times New Roman"/>
          <w:color w:val="000000"/>
        </w:rPr>
        <w:t>Gordon Arthur.Prediction and measurement of minimum resolvable contrast for TV sensors [C].Proc.SPIE.1994,2223:533～542.</w:t>
      </w:r>
      <w:bookmarkEnd w:id="2"/>
    </w:p>
    <w:p w14:paraId="78DD7E86">
      <w:pPr>
        <w:numPr>
          <w:ilvl w:val="0"/>
          <w:numId w:val="2"/>
        </w:numPr>
        <w:wordWrap w:val="0"/>
        <w:ind w:left="0" w:firstLine="0"/>
        <w:jc w:val="left"/>
        <w:rPr>
          <w:rFonts w:cs="Times New Roman"/>
          <w:color w:val="000000"/>
        </w:rPr>
      </w:pPr>
      <w:bookmarkStart w:id="3" w:name="_Ref5108"/>
      <w:r>
        <w:rPr>
          <w:rFonts w:cs="Times New Roman"/>
          <w:color w:val="000000"/>
        </w:rPr>
        <w:t>王棪,金宁,刘国平,等.短波红外相机的最小可分辨对比度测试[J].红</w:t>
      </w:r>
      <w:r>
        <w:rPr>
          <w:rFonts w:hint="eastAsia" w:cs="Times New Roman"/>
          <w:color w:val="000000"/>
        </w:rPr>
        <w:t>外技术</w:t>
      </w:r>
      <w:r>
        <w:rPr>
          <w:rFonts w:cs="Times New Roman"/>
          <w:color w:val="000000"/>
        </w:rPr>
        <w:t>,2022,44(08):84</w:t>
      </w:r>
      <w:r>
        <w:rPr>
          <w:rFonts w:hint="eastAsia" w:cs="Times New Roman"/>
          <w:color w:val="000000"/>
        </w:rPr>
        <w:tab/>
      </w:r>
      <w:r>
        <w:rPr>
          <w:rFonts w:cs="Times New Roman"/>
          <w:color w:val="000000"/>
        </w:rPr>
        <w:t>6-852.</w:t>
      </w:r>
      <w:bookmarkEnd w:id="3"/>
    </w:p>
    <w:p w14:paraId="644BD2F0">
      <w:pPr>
        <w:ind w:left="420" w:leftChars="200"/>
        <w:jc w:val="left"/>
        <w:rPr>
          <w:rFonts w:eastAsia="Segoe UI" w:cs="Times New Roman"/>
          <w:color w:val="0F1115"/>
          <w:shd w:val="clear" w:color="auto" w:fill="FFFFFF"/>
        </w:rPr>
      </w:pPr>
      <w:r>
        <w:rPr>
          <w:rFonts w:eastAsia="Segoe UI" w:cs="Times New Roman"/>
          <w:color w:val="0F1115"/>
          <w:shd w:val="clear" w:color="auto" w:fill="FFFFFF"/>
        </w:rPr>
        <w:t>Wang Yan, Jin Ning, Liu Guoping, et al. Minimum Resolvable Contrast Test for Short-Wave Infrared Cameras[J]. Infrared Technology, 2022, 44(08): 846-852.</w:t>
      </w:r>
    </w:p>
    <w:p w14:paraId="4BE82F8E">
      <w:pPr>
        <w:numPr>
          <w:ilvl w:val="0"/>
          <w:numId w:val="2"/>
        </w:numPr>
        <w:jc w:val="left"/>
        <w:rPr>
          <w:rFonts w:cs="Times New Roman"/>
          <w:color w:val="000000"/>
        </w:rPr>
      </w:pPr>
      <w:bookmarkStart w:id="4" w:name="_Ref5458"/>
      <w:r>
        <w:rPr>
          <w:rFonts w:cs="Times New Roman"/>
          <w:color w:val="000000"/>
        </w:rPr>
        <w:t>王鸿南,钟文,汪静,等.图像清晰度评价方法研究[J].中国图象图形学报,2004,(07):64-67.</w:t>
      </w:r>
      <w:bookmarkEnd w:id="4"/>
    </w:p>
    <w:p w14:paraId="257549C8">
      <w:pPr>
        <w:ind w:left="420" w:leftChars="200"/>
        <w:jc w:val="left"/>
        <w:rPr>
          <w:rFonts w:eastAsia="Segoe UI" w:cs="Times New Roman"/>
          <w:color w:val="0F1115"/>
          <w:shd w:val="clear" w:color="auto" w:fill="FFFFFF"/>
        </w:rPr>
      </w:pPr>
      <w:r>
        <w:rPr>
          <w:rFonts w:eastAsia="Segoe UI" w:cs="Times New Roman"/>
          <w:color w:val="0F1115"/>
          <w:shd w:val="clear" w:color="auto" w:fill="FFFFFF"/>
        </w:rPr>
        <w:t>Wang Hongnan, Zhong Wen, Wang Jing, et al. Research on Image Definition Evaluation Methods[J]. Journal of Image and Graphics, 2004, (07): 64-67.</w:t>
      </w:r>
    </w:p>
    <w:p w14:paraId="1F9C466A">
      <w:pPr>
        <w:numPr>
          <w:ilvl w:val="0"/>
          <w:numId w:val="2"/>
        </w:numPr>
        <w:jc w:val="left"/>
        <w:rPr>
          <w:rFonts w:cs="Times New Roman"/>
          <w:color w:val="000000"/>
        </w:rPr>
      </w:pPr>
      <w:bookmarkStart w:id="5" w:name="_Ref3130"/>
      <w:r>
        <w:rPr>
          <w:rFonts w:cs="Times New Roman"/>
          <w:color w:val="000000"/>
        </w:rPr>
        <w:t>Bijl P, Valeton J M. Triangle orientation discrimination: the alternative to minimum resolvable temperature difference and minimum resolvable contrast[J]. Optical Engineering, 1998, 37(7): 1976-1983.</w:t>
      </w:r>
      <w:bookmarkEnd w:id="5"/>
    </w:p>
    <w:p w14:paraId="4946124B">
      <w:pPr>
        <w:numPr>
          <w:ilvl w:val="0"/>
          <w:numId w:val="2"/>
        </w:numPr>
        <w:jc w:val="left"/>
        <w:rPr>
          <w:rFonts w:cs="Times New Roman"/>
          <w:color w:val="000000"/>
        </w:rPr>
      </w:pPr>
      <w:bookmarkStart w:id="6" w:name="_Ref5556"/>
      <w:r>
        <w:rPr>
          <w:rFonts w:cs="Times New Roman"/>
          <w:color w:val="000000"/>
        </w:rPr>
        <w:t xml:space="preserve">Bijl, P., &amp; Valeton, J M. Bias-free procedure for the measurement of the minimum resolvable temperature difference and minimum resolvable contrast[J]. Optical Engineering, </w:t>
      </w:r>
      <w:r>
        <w:rPr>
          <w:rFonts w:hint="eastAsia" w:cs="Times New Roman"/>
          <w:color w:val="000000"/>
        </w:rPr>
        <w:t xml:space="preserve">1999, </w:t>
      </w:r>
      <w:r>
        <w:rPr>
          <w:rFonts w:cs="Times New Roman"/>
          <w:color w:val="000000"/>
        </w:rPr>
        <w:t>38(10)</w:t>
      </w:r>
      <w:r>
        <w:rPr>
          <w:rFonts w:hint="eastAsia" w:cs="Times New Roman"/>
          <w:color w:val="000000"/>
        </w:rPr>
        <w:t xml:space="preserve">: </w:t>
      </w:r>
      <w:r>
        <w:rPr>
          <w:rFonts w:cs="Times New Roman"/>
          <w:color w:val="000000"/>
        </w:rPr>
        <w:t>1735–1742.</w:t>
      </w:r>
      <w:bookmarkEnd w:id="6"/>
    </w:p>
    <w:p w14:paraId="2038B385">
      <w:pPr>
        <w:numPr>
          <w:ilvl w:val="0"/>
          <w:numId w:val="2"/>
        </w:numPr>
        <w:jc w:val="left"/>
        <w:rPr>
          <w:rFonts w:cs="Times New Roman"/>
          <w:color w:val="000000"/>
        </w:rPr>
      </w:pPr>
      <w:bookmarkStart w:id="7" w:name="_Ref5559"/>
      <w:r>
        <w:rPr>
          <w:rFonts w:cs="Times New Roman"/>
          <w:color w:val="000000"/>
        </w:rPr>
        <w:t>Bijl, P., &amp; Valeton, J M. TOD, a new method to characterize electro-optical system performance</w:t>
      </w:r>
      <w:r>
        <w:rPr>
          <w:rFonts w:hint="eastAsia" w:cs="Times New Roman"/>
          <w:color w:val="000000"/>
        </w:rPr>
        <w:t>[J]</w:t>
      </w:r>
      <w:r>
        <w:rPr>
          <w:rFonts w:cs="Times New Roman"/>
          <w:color w:val="000000"/>
        </w:rPr>
        <w:t>. Proceedings of SPIE,</w:t>
      </w:r>
      <w:r>
        <w:rPr>
          <w:rFonts w:hint="eastAsia" w:cs="Times New Roman"/>
          <w:color w:val="000000"/>
        </w:rPr>
        <w:t>1998,</w:t>
      </w:r>
      <w:r>
        <w:rPr>
          <w:rFonts w:cs="Times New Roman"/>
          <w:color w:val="000000"/>
        </w:rPr>
        <w:t xml:space="preserve"> 3377</w:t>
      </w:r>
      <w:r>
        <w:rPr>
          <w:rFonts w:hint="eastAsia" w:cs="Times New Roman"/>
          <w:color w:val="000000"/>
        </w:rPr>
        <w:t xml:space="preserve">: </w:t>
      </w:r>
      <w:r>
        <w:rPr>
          <w:rFonts w:cs="Times New Roman"/>
          <w:color w:val="000000"/>
        </w:rPr>
        <w:t>182–193.</w:t>
      </w:r>
      <w:bookmarkEnd w:id="7"/>
    </w:p>
    <w:p w14:paraId="3A4BBADA">
      <w:pPr>
        <w:numPr>
          <w:ilvl w:val="0"/>
          <w:numId w:val="2"/>
        </w:numPr>
        <w:jc w:val="left"/>
        <w:rPr>
          <w:rFonts w:cs="Times New Roman"/>
          <w:color w:val="000000"/>
        </w:rPr>
      </w:pPr>
      <w:bookmarkStart w:id="8" w:name="_Ref24238"/>
      <w:r>
        <w:rPr>
          <w:rFonts w:cs="Times New Roman"/>
          <w:color w:val="000000"/>
        </w:rPr>
        <w:t xml:space="preserve">Bharathi M L, Blatt V, Kumar V R, et al. Developing a dual-axis photoelectric tracking module using a multi-quadrant photoelectric device[J]. Energy Reports, 2022, 8: 1426-1439. </w:t>
      </w:r>
      <w:bookmarkEnd w:id="8"/>
    </w:p>
    <w:p w14:paraId="064C0641">
      <w:pPr>
        <w:numPr>
          <w:ilvl w:val="0"/>
          <w:numId w:val="2"/>
        </w:numPr>
        <w:jc w:val="left"/>
        <w:rPr>
          <w:rFonts w:cs="Times New Roman"/>
          <w:color w:val="000000"/>
        </w:rPr>
      </w:pPr>
      <w:bookmarkStart w:id="9" w:name="_Ref6138"/>
      <w:r>
        <w:rPr>
          <w:rFonts w:cs="Times New Roman"/>
          <w:color w:val="000000"/>
        </w:rPr>
        <w:t xml:space="preserve">Wang Y, Liu Y, Zhao P, Qin X, Tao Y, Li Y. Minimum resolvable contrast measurement of low signal-to-noise ratio image recognition based on convolutional neural network[J]. Infrared Physics &amp; Technology, 2022, 121: 103867. </w:t>
      </w:r>
      <w:bookmarkEnd w:id="9"/>
    </w:p>
    <w:p w14:paraId="2D98A2E9">
      <w:pPr>
        <w:numPr>
          <w:ilvl w:val="0"/>
          <w:numId w:val="2"/>
        </w:numPr>
        <w:jc w:val="left"/>
        <w:rPr>
          <w:rFonts w:cs="Times New Roman"/>
          <w:color w:val="000000"/>
        </w:rPr>
      </w:pPr>
      <w:bookmarkStart w:id="10" w:name="_Ref7975"/>
      <w:r>
        <w:rPr>
          <w:rFonts w:cs="Times New Roman"/>
          <w:color w:val="000000"/>
        </w:rPr>
        <w:t>平烨.近红外到可见光最小可分辨对比度测量系统研究[D].南京理工大学,2024.</w:t>
      </w:r>
      <w:bookmarkEnd w:id="10"/>
    </w:p>
    <w:p w14:paraId="53AEA06E">
      <w:pPr>
        <w:ind w:left="420" w:leftChars="200"/>
        <w:jc w:val="left"/>
        <w:rPr>
          <w:rFonts w:eastAsia="Segoe UI" w:cs="Times New Roman"/>
          <w:color w:val="0F1115"/>
          <w:shd w:val="clear" w:color="auto" w:fill="FFFFFF"/>
        </w:rPr>
      </w:pPr>
      <w:r>
        <w:rPr>
          <w:rFonts w:eastAsia="Segoe UI" w:cs="Times New Roman"/>
          <w:color w:val="0F1115"/>
          <w:shd w:val="clear" w:color="auto" w:fill="FFFFFF"/>
        </w:rPr>
        <w:t>Ping Ye. Research on Measurement System for Minimum Resolvable Contrast from Near-Infrared to Visible Light[D]. Nanjing University of Science and Technology, 2024.</w:t>
      </w:r>
    </w:p>
    <w:p w14:paraId="6D4D895B">
      <w:pPr>
        <w:numPr>
          <w:ilvl w:val="0"/>
          <w:numId w:val="2"/>
        </w:numPr>
        <w:jc w:val="left"/>
        <w:rPr>
          <w:rFonts w:cs="Times New Roman"/>
          <w:color w:val="000000"/>
        </w:rPr>
      </w:pPr>
      <w:bookmarkStart w:id="11" w:name="_Ref8372"/>
      <w:r>
        <w:rPr>
          <w:rFonts w:cs="Times New Roman"/>
          <w:color w:val="000000"/>
        </w:rPr>
        <w:t xml:space="preserve">Kim S, Park J, Lee H. Sub-pixel edge localization of USAF1951 bar target for fast MRC evaluation under low-light conditions[J]. Optical Engineering, 2022, 61(8): 083108. </w:t>
      </w:r>
      <w:bookmarkEnd w:id="11"/>
    </w:p>
    <w:p w14:paraId="529B4964">
      <w:pPr>
        <w:numPr>
          <w:ilvl w:val="0"/>
          <w:numId w:val="2"/>
        </w:numPr>
        <w:jc w:val="left"/>
        <w:rPr>
          <w:rFonts w:cs="Times New Roman"/>
          <w:color w:val="000000"/>
        </w:rPr>
      </w:pPr>
      <w:bookmarkStart w:id="12" w:name="_Ref1773"/>
      <w:r>
        <w:rPr>
          <w:rFonts w:cs="Times New Roman"/>
          <w:color w:val="000000"/>
        </w:rPr>
        <w:t>Campbell F W, Robson J G. Application of Fourier analysis to the visibility of gratings[J]. The Journal of physiology, 1968, 197(3): 551.</w:t>
      </w:r>
      <w:bookmarkEnd w:id="12"/>
    </w:p>
    <w:p w14:paraId="2A5B595F">
      <w:pPr>
        <w:numPr>
          <w:ilvl w:val="0"/>
          <w:numId w:val="2"/>
        </w:numPr>
        <w:jc w:val="left"/>
        <w:rPr>
          <w:rFonts w:cs="Times New Roman"/>
          <w:color w:val="000000"/>
        </w:rPr>
      </w:pPr>
      <w:bookmarkStart w:id="13" w:name="_Ref1780"/>
      <w:r>
        <w:rPr>
          <w:rFonts w:cs="Times New Roman"/>
          <w:color w:val="000000"/>
        </w:rPr>
        <w:t>Barten P G J. Contrast sensitivity of the human eye and its effects on image quality[M]. SPIE press, 1999.</w:t>
      </w:r>
      <w:bookmarkEnd w:id="13"/>
    </w:p>
    <w:p w14:paraId="0D805566">
      <w:pPr>
        <w:numPr>
          <w:ilvl w:val="0"/>
          <w:numId w:val="2"/>
        </w:numPr>
        <w:jc w:val="left"/>
        <w:rPr>
          <w:rFonts w:cs="Times New Roman"/>
          <w:color w:val="000000"/>
        </w:rPr>
      </w:pPr>
      <w:bookmarkStart w:id="14" w:name="_Ref8116"/>
      <w:r>
        <w:rPr>
          <w:rFonts w:cs="Times New Roman"/>
          <w:color w:val="000000"/>
        </w:rPr>
        <w:t>王晓峰.基于深度学习的低照度遥感目标检测算法研究[D].中国科学院大学(中国科学院长春光学精密机械与物理研究所),2025.</w:t>
      </w:r>
      <w:bookmarkEnd w:id="14"/>
    </w:p>
    <w:p w14:paraId="0F58F343">
      <w:pPr>
        <w:ind w:left="420" w:leftChars="200"/>
        <w:jc w:val="left"/>
        <w:rPr>
          <w:rFonts w:eastAsia="Segoe UI" w:cs="Times New Roman"/>
          <w:color w:val="0F1115"/>
          <w:shd w:val="clear" w:color="auto" w:fill="FFFFFF"/>
        </w:rPr>
      </w:pPr>
      <w:r>
        <w:rPr>
          <w:rFonts w:eastAsia="Segoe UI" w:cs="Times New Roman"/>
          <w:color w:val="0F1115"/>
          <w:shd w:val="clear" w:color="auto" w:fill="FFFFFF"/>
        </w:rPr>
        <w:t>Wang Xiaofeng. Research on Low-Illumination Remote Sensing Target Detection Algorithm Based on Deep Learning[D]. University of Chinese Academy of Sciences (Changchun Institute of Optics, Fine Mechanics and Physics, Chinese Academy of Sciences), 2025.</w:t>
      </w:r>
    </w:p>
    <w:p w14:paraId="62791692">
      <w:pPr>
        <w:numPr>
          <w:ilvl w:val="0"/>
          <w:numId w:val="2"/>
        </w:numPr>
        <w:jc w:val="left"/>
        <w:rPr>
          <w:rFonts w:cs="Times New Roman"/>
          <w:color w:val="000000"/>
        </w:rPr>
      </w:pPr>
      <w:bookmarkStart w:id="15" w:name="_Ref24376"/>
      <w:r>
        <w:rPr>
          <w:rFonts w:cs="Times New Roman"/>
          <w:color w:val="000000"/>
        </w:rPr>
        <w:t>全国光电测量标准化技术委员会.光电跟踪测量设备通用规范: GB/T 32525—2016[S].北京:中国标准出版社, 2016.</w:t>
      </w:r>
      <w:bookmarkEnd w:id="15"/>
    </w:p>
    <w:p w14:paraId="5A63D8F2">
      <w:pPr>
        <w:ind w:left="420" w:leftChars="200"/>
        <w:jc w:val="left"/>
        <w:rPr>
          <w:rFonts w:eastAsia="Segoe UI" w:cs="Times New Roman"/>
          <w:color w:val="0F1115"/>
          <w:shd w:val="clear" w:color="auto" w:fill="FFFFFF"/>
        </w:rPr>
      </w:pPr>
      <w:r>
        <w:rPr>
          <w:rFonts w:eastAsia="Segoe UI" w:cs="Times New Roman"/>
          <w:color w:val="0F1115"/>
          <w:shd w:val="clear" w:color="auto" w:fill="FFFFFF"/>
        </w:rPr>
        <w:t>National Technical Committee for Standardization of Photoelectric Measurement. General Specification for Electro-Optical Tracking and Measuring Equipment: GB/T 32525—2016[S]. Beijing: Standards Press of China, 2016.</w:t>
      </w:r>
    </w:p>
    <w:p w14:paraId="4386AA0F">
      <w:pPr>
        <w:jc w:val="left"/>
        <w:rPr>
          <w:rFonts w:hint="eastAsia" w:ascii="宋体" w:hAnsi="宋体"/>
          <w:color w:val="000000"/>
        </w:rPr>
      </w:pPr>
    </w:p>
    <w:p w14:paraId="2036DBBD">
      <w:pPr>
        <w:rPr>
          <w:rFonts w:hint="eastAsia" w:ascii="宋体" w:hAnsi="宋体"/>
          <w:color w:val="000000"/>
        </w:rPr>
      </w:pPr>
    </w:p>
    <w:p w14:paraId="7398B6C7">
      <w:pPr>
        <w:rPr>
          <w:rFonts w:hint="eastAsia" w:ascii="宋体" w:hAnsi="宋体"/>
          <w:color w:val="000000"/>
        </w:rPr>
      </w:pPr>
    </w:p>
    <w:p w14:paraId="3B8A0654">
      <w:pPr>
        <w:widowControl/>
        <w:spacing w:line="276" w:lineRule="auto"/>
        <w:jc w:val="left"/>
        <w:rPr>
          <w:rFonts w:cs="Times New Roman"/>
          <w:b/>
          <w:bCs/>
          <w:kern w:val="0"/>
          <w:sz w:val="18"/>
          <w:szCs w:val="18"/>
        </w:rPr>
      </w:pPr>
      <w:r>
        <w:rPr>
          <w:rFonts w:hint="eastAsia" w:cs="Times New Roman"/>
          <w:b/>
          <w:bCs/>
          <w:kern w:val="0"/>
          <w:sz w:val="18"/>
          <w:szCs w:val="18"/>
        </w:rPr>
        <w:t>创新点说明：</w:t>
      </w:r>
    </w:p>
    <w:p w14:paraId="54297FB2">
      <w:pPr>
        <w:numPr>
          <w:ilvl w:val="0"/>
          <w:numId w:val="3"/>
        </w:numPr>
        <w:adjustRightInd w:val="0"/>
        <w:rPr>
          <w:rFonts w:cs="Times New Roman"/>
          <w:kern w:val="0"/>
          <w:sz w:val="18"/>
          <w:szCs w:val="18"/>
        </w:rPr>
      </w:pPr>
      <w:r>
        <w:rPr>
          <w:rFonts w:hint="eastAsia" w:cs="Times New Roman"/>
          <w:kern w:val="0"/>
          <w:sz w:val="18"/>
          <w:szCs w:val="18"/>
        </w:rPr>
        <w:t>提出了基于结构映射与灰度剖面分析的MRC全自动客观判读方法</w:t>
      </w:r>
      <w:r>
        <w:rPr>
          <w:rFonts w:cs="Times New Roman"/>
          <w:kern w:val="0"/>
          <w:sz w:val="18"/>
          <w:szCs w:val="18"/>
        </w:rPr>
        <w:br w:type="textWrapping"/>
      </w:r>
      <w:r>
        <w:rPr>
          <w:rFonts w:hint="eastAsia" w:cs="Times New Roman"/>
          <w:kern w:val="0"/>
          <w:sz w:val="18"/>
          <w:szCs w:val="18"/>
        </w:rPr>
        <w:tab/>
      </w:r>
      <w:r>
        <w:rPr>
          <w:rFonts w:cs="Times New Roman"/>
          <w:kern w:val="0"/>
          <w:sz w:val="18"/>
          <w:szCs w:val="18"/>
        </w:rPr>
        <w:t>针对传统MRC测试依赖人工目视、主观性强且效率低的问题，创新性地利用USAF1951靶标中的基准方孔实现图像的自动定位与缩放，建立了靶标几何结构与空间频率的精确映射模型。通过设计灰度波峰</w:t>
      </w:r>
      <w:r>
        <w:rPr>
          <w:rFonts w:hint="eastAsia" w:ascii="宋体" w:hAnsi="宋体" w:cs="宋体"/>
          <w:kern w:val="0"/>
          <w:sz w:val="18"/>
          <w:szCs w:val="18"/>
        </w:rPr>
        <w:t>-</w:t>
      </w:r>
      <w:r>
        <w:rPr>
          <w:rFonts w:cs="Times New Roman"/>
          <w:kern w:val="0"/>
          <w:sz w:val="18"/>
          <w:szCs w:val="18"/>
        </w:rPr>
        <w:t>波谷算法，逐列提取和分析条带图像的对比度，并以人眼视觉极限（对比度阈值0.03）作为客观判据，实现了MRC的完全自动化、定量化测试，消除了人工判读的主观偏差。</w:t>
      </w:r>
    </w:p>
    <w:p w14:paraId="39CAA669">
      <w:pPr>
        <w:numPr>
          <w:ilvl w:val="0"/>
          <w:numId w:val="3"/>
        </w:numPr>
        <w:adjustRightInd w:val="0"/>
        <w:rPr>
          <w:rFonts w:cs="Times New Roman"/>
          <w:kern w:val="0"/>
          <w:sz w:val="18"/>
          <w:szCs w:val="18"/>
        </w:rPr>
      </w:pPr>
      <w:r>
        <w:rPr>
          <w:rFonts w:cs="Times New Roman"/>
          <w:kern w:val="0"/>
          <w:sz w:val="18"/>
          <w:szCs w:val="18"/>
        </w:rPr>
        <w:t>提出了</w:t>
      </w:r>
      <w:r>
        <w:rPr>
          <w:rFonts w:hint="eastAsia" w:ascii="宋体" w:hAnsi="宋体" w:cs="宋体"/>
          <w:kern w:val="0"/>
          <w:sz w:val="18"/>
          <w:szCs w:val="18"/>
        </w:rPr>
        <w:t>“</w:t>
      </w:r>
      <w:r>
        <w:rPr>
          <w:rFonts w:cs="Times New Roman"/>
          <w:kern w:val="0"/>
          <w:sz w:val="18"/>
          <w:szCs w:val="18"/>
        </w:rPr>
        <w:t>对比度增强</w:t>
      </w:r>
      <w:r>
        <w:rPr>
          <w:rFonts w:hint="eastAsia" w:ascii="宋体" w:hAnsi="宋体" w:cs="宋体"/>
          <w:kern w:val="0"/>
          <w:sz w:val="18"/>
          <w:szCs w:val="18"/>
        </w:rPr>
        <w:t>-</w:t>
      </w:r>
      <w:r>
        <w:rPr>
          <w:rFonts w:cs="Times New Roman"/>
          <w:kern w:val="0"/>
          <w:sz w:val="18"/>
          <w:szCs w:val="18"/>
        </w:rPr>
        <w:t>距离约束</w:t>
      </w:r>
      <w:r>
        <w:rPr>
          <w:rFonts w:hint="eastAsia" w:ascii="宋体" w:hAnsi="宋体" w:cs="宋体"/>
          <w:kern w:val="0"/>
          <w:sz w:val="18"/>
          <w:szCs w:val="18"/>
        </w:rPr>
        <w:t>”</w:t>
      </w:r>
      <w:r>
        <w:rPr>
          <w:rFonts w:cs="Times New Roman"/>
          <w:kern w:val="0"/>
          <w:sz w:val="18"/>
          <w:szCs w:val="18"/>
        </w:rPr>
        <w:t>二次定位策略，显著提升了低对比度场景下的算法鲁棒性</w:t>
      </w:r>
      <w:r>
        <w:rPr>
          <w:rFonts w:cs="Times New Roman"/>
          <w:kern w:val="0"/>
          <w:sz w:val="18"/>
          <w:szCs w:val="18"/>
        </w:rPr>
        <w:br w:type="textWrapping"/>
      </w:r>
      <w:r>
        <w:rPr>
          <w:rFonts w:hint="eastAsia" w:cs="Times New Roman"/>
          <w:kern w:val="0"/>
          <w:sz w:val="18"/>
          <w:szCs w:val="18"/>
        </w:rPr>
        <w:tab/>
      </w:r>
      <w:r>
        <w:rPr>
          <w:rFonts w:cs="Times New Roman"/>
          <w:kern w:val="0"/>
          <w:sz w:val="18"/>
          <w:szCs w:val="18"/>
        </w:rPr>
        <w:t>针对低对比度（≤10%）条件下靶标边缘模糊、传统算法误检率高的问题，创新性地结合了对比度自适应直方图均衡化与空间距离约束。该策略首先增强图像局部特征以初步定位候选区域，再利用靶标通常位于视场中心的先验知识进行二次筛选，有效抑制了噪声与伪影干扰，解决了低信噪比环境下基准靶标可靠提取的难题。</w:t>
      </w:r>
    </w:p>
    <w:p w14:paraId="625DBF3B">
      <w:pPr>
        <w:numPr>
          <w:ilvl w:val="0"/>
          <w:numId w:val="3"/>
        </w:numPr>
        <w:adjustRightInd w:val="0"/>
        <w:rPr>
          <w:rFonts w:cs="Times New Roman"/>
          <w:kern w:val="0"/>
          <w:sz w:val="18"/>
          <w:szCs w:val="18"/>
        </w:rPr>
      </w:pPr>
      <w:r>
        <w:rPr>
          <w:rFonts w:cs="Times New Roman"/>
          <w:kern w:val="0"/>
          <w:sz w:val="18"/>
          <w:szCs w:val="18"/>
        </w:rPr>
        <w:t>开发了面向外场应用的自动姿态感知与补偿模块，增强了算法的工程实用性</w:t>
      </w:r>
      <w:r>
        <w:rPr>
          <w:rFonts w:cs="Times New Roman"/>
          <w:kern w:val="0"/>
          <w:sz w:val="18"/>
          <w:szCs w:val="18"/>
        </w:rPr>
        <w:br w:type="textWrapping"/>
      </w:r>
      <w:r>
        <w:rPr>
          <w:rFonts w:hint="eastAsia" w:cs="Times New Roman"/>
          <w:kern w:val="0"/>
          <w:sz w:val="18"/>
          <w:szCs w:val="18"/>
        </w:rPr>
        <w:tab/>
      </w:r>
      <w:r>
        <w:rPr>
          <w:rFonts w:cs="Times New Roman"/>
          <w:kern w:val="0"/>
          <w:sz w:val="18"/>
          <w:szCs w:val="18"/>
        </w:rPr>
        <w:t>为适应外场测试中因平台振动或装调导致的靶标倾斜，创新性地集成了基于Canny算子、霍夫变换与RANSAC鲁棒估计的自动角度检测与补偿算法。该模块可在±5°范围内自动校正图像旋转，使得后续处理无需依赖严格的姿态对准，显著提升了方法在外场复杂环境下的适应性和测试结果的稳定性。</w:t>
      </w:r>
    </w:p>
    <w:p w14:paraId="2E95639A">
      <w:pPr>
        <w:numPr>
          <w:ilvl w:val="0"/>
          <w:numId w:val="3"/>
        </w:numPr>
        <w:adjustRightInd w:val="0"/>
        <w:rPr>
          <w:rFonts w:hint="eastAsia" w:ascii="宋体" w:hAnsi="宋体"/>
          <w:color w:val="000000"/>
        </w:rPr>
      </w:pPr>
      <w:r>
        <w:rPr>
          <w:rFonts w:cs="Times New Roman"/>
          <w:kern w:val="0"/>
          <w:sz w:val="18"/>
          <w:szCs w:val="18"/>
        </w:rPr>
        <w:t>构建了一套完整、高效、无需大规模训练数据的MRC自动化测试解决方案</w:t>
      </w:r>
      <w:r>
        <w:rPr>
          <w:rFonts w:cs="Times New Roman"/>
          <w:kern w:val="0"/>
          <w:sz w:val="18"/>
          <w:szCs w:val="18"/>
        </w:rPr>
        <w:br w:type="textWrapping"/>
      </w:r>
      <w:r>
        <w:rPr>
          <w:rFonts w:hint="eastAsia" w:cs="Times New Roman"/>
          <w:kern w:val="0"/>
          <w:sz w:val="18"/>
          <w:szCs w:val="18"/>
        </w:rPr>
        <w:tab/>
      </w:r>
      <w:r>
        <w:rPr>
          <w:rFonts w:cs="Times New Roman"/>
          <w:kern w:val="0"/>
          <w:sz w:val="18"/>
          <w:szCs w:val="18"/>
        </w:rPr>
        <w:t>与依赖深度学习、需要海量标注数据的方法不同，本研究提出的方法完全基于图像处理与模型驱动，流程简洁，无需训练。单次测试时间由人工的15分钟缩短至1分钟，效率提升15倍，且在正常、低对比度、旋转三种典型场景下均保持了高准确性（平均偏差0.45-0.76组）与可靠性，为光电跟踪系统的性能评测提供了一种快速、客观、可工程化推广的新手段。</w:t>
      </w:r>
    </w:p>
    <w:p w14:paraId="341AE563">
      <w:pPr>
        <w:rPr>
          <w:rFonts w:hint="eastAsia" w:ascii="宋体" w:hAnsi="宋体"/>
          <w:color w:val="000000"/>
        </w:rPr>
      </w:pPr>
    </w:p>
    <w:sectPr>
      <w:footerReference r:id="rId6" w:type="first"/>
      <w:headerReference r:id="rId5" w:type="default"/>
      <w:pgSz w:w="11906" w:h="16838"/>
      <w:pgMar w:top="1440" w:right="1800" w:bottom="1440" w:left="1800" w:header="850" w:footer="992" w:gutter="0"/>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宪圣" w:date="2026-01-28T08:43:44Z" w:initials="">
    <w:p w14:paraId="28E17E5F">
      <w:pPr>
        <w:pStyle w:val="6"/>
        <w:rPr>
          <w:rFonts w:hint="eastAsia" w:cs="Times New Roman"/>
          <w:sz w:val="18"/>
          <w:szCs w:val="18"/>
          <w:lang w:val="en-US" w:eastAsia="zh-CN"/>
        </w:rPr>
      </w:pPr>
      <w:r>
        <w:rPr>
          <w:rFonts w:hint="eastAsia"/>
          <w:lang w:val="en-US" w:eastAsia="zh-CN"/>
        </w:rPr>
        <w:t>写</w:t>
      </w:r>
      <w:r>
        <w:rPr>
          <w:rFonts w:hint="eastAsia" w:cs="Times New Roman"/>
          <w:sz w:val="18"/>
          <w:szCs w:val="18"/>
        </w:rPr>
        <w:t>USAF1951</w:t>
      </w:r>
      <w:r>
        <w:rPr>
          <w:rFonts w:hint="eastAsia" w:cs="Times New Roman"/>
          <w:sz w:val="18"/>
          <w:szCs w:val="18"/>
          <w:lang w:val="en-US" w:eastAsia="zh-CN"/>
        </w:rPr>
        <w:t>靶标自身的数值，不要跟1.6m焦距平行光管联系在一起</w:t>
      </w:r>
    </w:p>
    <w:p w14:paraId="39A2CBB9">
      <w:pPr>
        <w:pStyle w:val="6"/>
        <w:rPr>
          <w:rFonts w:hint="default" w:cs="Times New Roman"/>
          <w:sz w:val="18"/>
          <w:szCs w:val="18"/>
          <w:lang w:val="en-US" w:eastAsia="zh-CN"/>
        </w:rPr>
      </w:pPr>
      <w:r>
        <w:rPr>
          <w:rFonts w:hint="eastAsia" w:cs="Times New Roman"/>
          <w:sz w:val="18"/>
          <w:szCs w:val="18"/>
          <w:lang w:val="en-US" w:eastAsia="zh-CN"/>
        </w:rPr>
        <w:t>与实物的1m焦距平行光管冲突</w:t>
      </w:r>
    </w:p>
  </w:comment>
  <w:comment w:id="1" w:author="李宪圣" w:date="2026-01-28T08:48:16Z" w:initials="">
    <w:p w14:paraId="6FD29EDF">
      <w:pPr>
        <w:pStyle w:val="6"/>
        <w:rPr>
          <w:rFonts w:hint="default"/>
          <w:lang w:val="en-US" w:eastAsia="zh-CN"/>
        </w:rPr>
      </w:pPr>
      <w:r>
        <w:rPr>
          <w:rFonts w:hint="eastAsia"/>
          <w:lang w:val="en-US" w:eastAsia="zh-CN"/>
        </w:rPr>
        <w:t>图5和表2中 名称要一致</w:t>
      </w:r>
    </w:p>
  </w:comment>
  <w:comment w:id="2" w:author="李宪圣" w:date="2026-01-28T08:59:51Z" w:initials="">
    <w:p w14:paraId="77A71820">
      <w:pPr>
        <w:pStyle w:val="6"/>
        <w:rPr>
          <w:rFonts w:hint="eastAsia"/>
          <w:lang w:val="en-US" w:eastAsia="zh-CN"/>
        </w:rPr>
      </w:pPr>
      <w:r>
        <w:rPr>
          <w:rFonts w:hint="eastAsia"/>
          <w:lang w:val="en-US" w:eastAsia="zh-CN"/>
        </w:rPr>
        <w:t>这种低级错误 不应该出现</w:t>
      </w:r>
    </w:p>
    <w:p w14:paraId="00D7C651">
      <w:pPr>
        <w:pStyle w:val="6"/>
        <w:rPr>
          <w:rFonts w:hint="default"/>
          <w:lang w:val="en-US" w:eastAsia="zh-CN"/>
        </w:rPr>
      </w:pPr>
    </w:p>
  </w:comment>
  <w:comment w:id="3" w:author="李宪圣" w:date="2026-01-28T09:05:54Z" w:initials="">
    <w:p w14:paraId="39D43231">
      <w:pPr>
        <w:pStyle w:val="6"/>
        <w:rPr>
          <w:rFonts w:hint="default" w:eastAsia="宋体"/>
          <w:lang w:val="en-US" w:eastAsia="zh-CN"/>
        </w:rPr>
      </w:pPr>
      <w:r>
        <w:rPr>
          <w:rFonts w:hint="eastAsia"/>
          <w:lang w:val="en-US" w:eastAsia="zh-CN"/>
        </w:rPr>
        <w:t>有效位数要统一</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A2CBB9" w15:done="0"/>
  <w15:commentEx w15:paraId="6FD29EDF" w15:done="0"/>
  <w15:commentEx w15:paraId="00D7C651" w15:done="0"/>
  <w15:commentEx w15:paraId="39D4323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3C2B1">
    <w:pPr>
      <w:widowControl/>
      <w:jc w:val="left"/>
      <w:rPr>
        <w:rFonts w:hint="eastAsia" w:ascii="宋体" w:hAnsi="宋体" w:cs="宋体"/>
        <w:kern w:val="0"/>
        <w:sz w:val="18"/>
        <w:szCs w:val="18"/>
      </w:rPr>
    </w:pPr>
    <w:r>
      <w:rPr>
        <w:rFonts w:ascii="宋体" w:hAnsi="宋体" w:cs="宋体"/>
        <w:b/>
        <w:bCs/>
        <w:kern w:val="0"/>
        <w:sz w:val="18"/>
        <w:szCs w:val="18"/>
      </w:rPr>
      <w:t>基金项目：</w:t>
    </w:r>
  </w:p>
  <w:p w14:paraId="1210B0C8">
    <w:pPr>
      <w:widowControl/>
      <w:jc w:val="left"/>
      <w:rPr>
        <w:color w:val="FF0000"/>
      </w:rPr>
    </w:pPr>
    <w:r>
      <w:rPr>
        <w:rFonts w:hint="eastAsia" w:cs="Times New Roman"/>
        <w:b/>
        <w:bCs/>
        <w:kern w:val="0"/>
        <w:sz w:val="18"/>
        <w:szCs w:val="18"/>
      </w:rPr>
      <w:t>通信作者：</w:t>
    </w:r>
    <w:r>
      <w:rPr>
        <w:rFonts w:cs="Times New Roman"/>
        <w:b/>
        <w:bCs/>
        <w:kern w:val="0"/>
        <w:sz w:val="18"/>
        <w:szCs w:val="18"/>
        <w:vertAlign w:val="superscript"/>
      </w:rPr>
      <w:t>*</w:t>
    </w:r>
  </w:p>
  <w:p w14:paraId="255AB024">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8B0EC">
    <w:pPr>
      <w:pStyle w:val="9"/>
    </w:pPr>
  </w:p>
  <w:p w14:paraId="2D380781">
    <w:pPr>
      <w:pStyle w:val="9"/>
    </w:pPr>
  </w:p>
  <w:p w14:paraId="5984BB6D">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1B2351"/>
    <w:multiLevelType w:val="singleLevel"/>
    <w:tmpl w:val="A01B2351"/>
    <w:lvl w:ilvl="0" w:tentative="0">
      <w:start w:val="1"/>
      <w:numFmt w:val="decimal"/>
      <w:suff w:val="space"/>
      <w:lvlText w:val="[%1]"/>
      <w:lvlJc w:val="left"/>
      <w:pPr>
        <w:ind w:left="420" w:hanging="420"/>
      </w:pPr>
    </w:lvl>
  </w:abstractNum>
  <w:abstractNum w:abstractNumId="1">
    <w:nsid w:val="24E1859E"/>
    <w:multiLevelType w:val="singleLevel"/>
    <w:tmpl w:val="24E1859E"/>
    <w:lvl w:ilvl="0" w:tentative="0">
      <w:start w:val="1"/>
      <w:numFmt w:val="decimal"/>
      <w:lvlText w:val="%1)"/>
      <w:lvlJc w:val="left"/>
      <w:pPr>
        <w:ind w:left="425" w:hanging="425"/>
      </w:pPr>
      <w:rPr>
        <w:rFonts w:hint="default"/>
      </w:rPr>
    </w:lvl>
  </w:abstractNum>
  <w:abstractNum w:abstractNumId="2">
    <w:nsid w:val="5B965507"/>
    <w:multiLevelType w:val="multilevel"/>
    <w:tmpl w:val="5B965507"/>
    <w:lvl w:ilvl="0" w:tentative="0">
      <w:start w:val="1"/>
      <w:numFmt w:val="decimal"/>
      <w:pStyle w:val="2"/>
      <w:lvlText w:val="%1"/>
      <w:lvlJc w:val="left"/>
      <w:pPr>
        <w:tabs>
          <w:tab w:val="left" w:pos="432"/>
        </w:tabs>
        <w:ind w:left="432" w:hanging="432"/>
      </w:pPr>
    </w:lvl>
    <w:lvl w:ilvl="1" w:tentative="0">
      <w:start w:val="1"/>
      <w:numFmt w:val="decimal"/>
      <w:pStyle w:val="5"/>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宪圣">
    <w15:presenceInfo w15:providerId="WPS Office" w15:userId="16845834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CC547D"/>
    <w:rsid w:val="00001A19"/>
    <w:rsid w:val="000315E0"/>
    <w:rsid w:val="000429C2"/>
    <w:rsid w:val="0005759B"/>
    <w:rsid w:val="000767D4"/>
    <w:rsid w:val="000B0E20"/>
    <w:rsid w:val="000B2B4E"/>
    <w:rsid w:val="00104562"/>
    <w:rsid w:val="00110BA4"/>
    <w:rsid w:val="0011201D"/>
    <w:rsid w:val="001673B0"/>
    <w:rsid w:val="001708AC"/>
    <w:rsid w:val="00180FDE"/>
    <w:rsid w:val="001B73EE"/>
    <w:rsid w:val="00204562"/>
    <w:rsid w:val="00224CE8"/>
    <w:rsid w:val="002446FB"/>
    <w:rsid w:val="002D00CA"/>
    <w:rsid w:val="002E39BB"/>
    <w:rsid w:val="002E4D1F"/>
    <w:rsid w:val="00323514"/>
    <w:rsid w:val="00335B11"/>
    <w:rsid w:val="00347FDD"/>
    <w:rsid w:val="00395241"/>
    <w:rsid w:val="003B0069"/>
    <w:rsid w:val="003B643A"/>
    <w:rsid w:val="003C04D1"/>
    <w:rsid w:val="003E61DE"/>
    <w:rsid w:val="003F3C0E"/>
    <w:rsid w:val="00413757"/>
    <w:rsid w:val="004437F8"/>
    <w:rsid w:val="0049130F"/>
    <w:rsid w:val="004D6F23"/>
    <w:rsid w:val="004F223B"/>
    <w:rsid w:val="00525964"/>
    <w:rsid w:val="00526296"/>
    <w:rsid w:val="0052777A"/>
    <w:rsid w:val="00536E50"/>
    <w:rsid w:val="00590EA0"/>
    <w:rsid w:val="00597E9D"/>
    <w:rsid w:val="005A0E12"/>
    <w:rsid w:val="005D6438"/>
    <w:rsid w:val="006516F4"/>
    <w:rsid w:val="0068152E"/>
    <w:rsid w:val="006902C6"/>
    <w:rsid w:val="006C1FF2"/>
    <w:rsid w:val="006E5095"/>
    <w:rsid w:val="007227DE"/>
    <w:rsid w:val="00755BF7"/>
    <w:rsid w:val="00787157"/>
    <w:rsid w:val="007A003A"/>
    <w:rsid w:val="00801EFD"/>
    <w:rsid w:val="00844899"/>
    <w:rsid w:val="008570A7"/>
    <w:rsid w:val="0088220A"/>
    <w:rsid w:val="008F24E1"/>
    <w:rsid w:val="009256DA"/>
    <w:rsid w:val="00932DE0"/>
    <w:rsid w:val="009948BE"/>
    <w:rsid w:val="009D78FF"/>
    <w:rsid w:val="009F78A4"/>
    <w:rsid w:val="00A10557"/>
    <w:rsid w:val="00A60074"/>
    <w:rsid w:val="00A74996"/>
    <w:rsid w:val="00A75D68"/>
    <w:rsid w:val="00AA737A"/>
    <w:rsid w:val="00AB1E0F"/>
    <w:rsid w:val="00B24975"/>
    <w:rsid w:val="00B84FF3"/>
    <w:rsid w:val="00B923E6"/>
    <w:rsid w:val="00BD4B92"/>
    <w:rsid w:val="00BF15B3"/>
    <w:rsid w:val="00BF5C26"/>
    <w:rsid w:val="00C51F41"/>
    <w:rsid w:val="00C61061"/>
    <w:rsid w:val="00CA03C4"/>
    <w:rsid w:val="00D63BEE"/>
    <w:rsid w:val="00D80026"/>
    <w:rsid w:val="00DE4BB1"/>
    <w:rsid w:val="00DF69D2"/>
    <w:rsid w:val="00E20BFF"/>
    <w:rsid w:val="00E43849"/>
    <w:rsid w:val="00E44A61"/>
    <w:rsid w:val="00E56DD0"/>
    <w:rsid w:val="00E74A06"/>
    <w:rsid w:val="00EB40E1"/>
    <w:rsid w:val="00F17799"/>
    <w:rsid w:val="00F2541C"/>
    <w:rsid w:val="00F43852"/>
    <w:rsid w:val="00F57D01"/>
    <w:rsid w:val="01020DE5"/>
    <w:rsid w:val="01BA61B0"/>
    <w:rsid w:val="01CC547D"/>
    <w:rsid w:val="01F034BA"/>
    <w:rsid w:val="01F102A2"/>
    <w:rsid w:val="023F0464"/>
    <w:rsid w:val="025B456A"/>
    <w:rsid w:val="02EB239A"/>
    <w:rsid w:val="030B47EA"/>
    <w:rsid w:val="04061A39"/>
    <w:rsid w:val="04074FB1"/>
    <w:rsid w:val="048536A1"/>
    <w:rsid w:val="04E46846"/>
    <w:rsid w:val="05757A14"/>
    <w:rsid w:val="05904A35"/>
    <w:rsid w:val="06500E91"/>
    <w:rsid w:val="08025D5E"/>
    <w:rsid w:val="08347BAD"/>
    <w:rsid w:val="0A032908"/>
    <w:rsid w:val="0A1B7A08"/>
    <w:rsid w:val="0A5B3BBF"/>
    <w:rsid w:val="0A5E16A3"/>
    <w:rsid w:val="0B1545E8"/>
    <w:rsid w:val="0B4B50B8"/>
    <w:rsid w:val="0B9335CE"/>
    <w:rsid w:val="0BB03325"/>
    <w:rsid w:val="0BEC4730"/>
    <w:rsid w:val="0CAF16C1"/>
    <w:rsid w:val="0CB469DA"/>
    <w:rsid w:val="0CCF4ADA"/>
    <w:rsid w:val="0D1B0463"/>
    <w:rsid w:val="0DEB14A0"/>
    <w:rsid w:val="0E574D87"/>
    <w:rsid w:val="0E786C99"/>
    <w:rsid w:val="0F486F67"/>
    <w:rsid w:val="0F4D4872"/>
    <w:rsid w:val="0FFE195E"/>
    <w:rsid w:val="103E4D40"/>
    <w:rsid w:val="104205F5"/>
    <w:rsid w:val="104900A2"/>
    <w:rsid w:val="105265B1"/>
    <w:rsid w:val="1072498F"/>
    <w:rsid w:val="109259E7"/>
    <w:rsid w:val="10DC2455"/>
    <w:rsid w:val="10E503F7"/>
    <w:rsid w:val="111043C0"/>
    <w:rsid w:val="11895257"/>
    <w:rsid w:val="127A3F36"/>
    <w:rsid w:val="12B61F29"/>
    <w:rsid w:val="12D764E6"/>
    <w:rsid w:val="13036092"/>
    <w:rsid w:val="1367781A"/>
    <w:rsid w:val="137D3B5C"/>
    <w:rsid w:val="13853604"/>
    <w:rsid w:val="154B7376"/>
    <w:rsid w:val="15944A23"/>
    <w:rsid w:val="162863EC"/>
    <w:rsid w:val="1723325F"/>
    <w:rsid w:val="17B85F6E"/>
    <w:rsid w:val="17E73FEC"/>
    <w:rsid w:val="19273930"/>
    <w:rsid w:val="195A66B6"/>
    <w:rsid w:val="19B1293A"/>
    <w:rsid w:val="1A141D7E"/>
    <w:rsid w:val="1A7173E1"/>
    <w:rsid w:val="1AAF0A20"/>
    <w:rsid w:val="1B216895"/>
    <w:rsid w:val="1C890801"/>
    <w:rsid w:val="1CD41CE3"/>
    <w:rsid w:val="1D70376F"/>
    <w:rsid w:val="1E4C7AFD"/>
    <w:rsid w:val="1ED11FEB"/>
    <w:rsid w:val="1FD65888"/>
    <w:rsid w:val="2039253E"/>
    <w:rsid w:val="20845DD8"/>
    <w:rsid w:val="20AE6A88"/>
    <w:rsid w:val="20D656AE"/>
    <w:rsid w:val="20F052F3"/>
    <w:rsid w:val="210175BD"/>
    <w:rsid w:val="212925B3"/>
    <w:rsid w:val="213271D8"/>
    <w:rsid w:val="21BC677A"/>
    <w:rsid w:val="21BD198C"/>
    <w:rsid w:val="21D815D7"/>
    <w:rsid w:val="21F67349"/>
    <w:rsid w:val="22690738"/>
    <w:rsid w:val="228639D1"/>
    <w:rsid w:val="22AC6FF8"/>
    <w:rsid w:val="234764A8"/>
    <w:rsid w:val="23623E6E"/>
    <w:rsid w:val="24215C9B"/>
    <w:rsid w:val="2422742F"/>
    <w:rsid w:val="248C35F5"/>
    <w:rsid w:val="24F05C31"/>
    <w:rsid w:val="2546372D"/>
    <w:rsid w:val="25954291"/>
    <w:rsid w:val="27224690"/>
    <w:rsid w:val="27EC36BD"/>
    <w:rsid w:val="28327F9F"/>
    <w:rsid w:val="28C520AB"/>
    <w:rsid w:val="294361DC"/>
    <w:rsid w:val="2967011C"/>
    <w:rsid w:val="298D0BC4"/>
    <w:rsid w:val="29AB586C"/>
    <w:rsid w:val="2A596A91"/>
    <w:rsid w:val="2A614815"/>
    <w:rsid w:val="2A937944"/>
    <w:rsid w:val="2AF36508"/>
    <w:rsid w:val="2AF77B3E"/>
    <w:rsid w:val="2B430969"/>
    <w:rsid w:val="2B4E48B4"/>
    <w:rsid w:val="2B4F0A13"/>
    <w:rsid w:val="2BA97DD4"/>
    <w:rsid w:val="2D104048"/>
    <w:rsid w:val="2DC96206"/>
    <w:rsid w:val="2DFE12F7"/>
    <w:rsid w:val="2E2F5AAE"/>
    <w:rsid w:val="2E433E1B"/>
    <w:rsid w:val="2EDC71C7"/>
    <w:rsid w:val="2F9114BE"/>
    <w:rsid w:val="2FE14059"/>
    <w:rsid w:val="31C0661C"/>
    <w:rsid w:val="323A2692"/>
    <w:rsid w:val="32A50160"/>
    <w:rsid w:val="32D45849"/>
    <w:rsid w:val="330B38C7"/>
    <w:rsid w:val="33341863"/>
    <w:rsid w:val="33A27C25"/>
    <w:rsid w:val="33F06E1F"/>
    <w:rsid w:val="341713FC"/>
    <w:rsid w:val="348A4CBF"/>
    <w:rsid w:val="3492469F"/>
    <w:rsid w:val="351262A2"/>
    <w:rsid w:val="352472C3"/>
    <w:rsid w:val="35317608"/>
    <w:rsid w:val="35D6218F"/>
    <w:rsid w:val="36295EB0"/>
    <w:rsid w:val="36B31C9C"/>
    <w:rsid w:val="36E40946"/>
    <w:rsid w:val="37EC7F3B"/>
    <w:rsid w:val="381A5561"/>
    <w:rsid w:val="384D6CE5"/>
    <w:rsid w:val="388F2347"/>
    <w:rsid w:val="38E02CE7"/>
    <w:rsid w:val="39301293"/>
    <w:rsid w:val="398268AC"/>
    <w:rsid w:val="39A34800"/>
    <w:rsid w:val="3ABB3E24"/>
    <w:rsid w:val="3BCC3E0F"/>
    <w:rsid w:val="3C1C5CF6"/>
    <w:rsid w:val="3DDD30C8"/>
    <w:rsid w:val="3DE6141D"/>
    <w:rsid w:val="3E4509F4"/>
    <w:rsid w:val="3E9C49DA"/>
    <w:rsid w:val="3F1B5FEF"/>
    <w:rsid w:val="3FFC1167"/>
    <w:rsid w:val="400B13AA"/>
    <w:rsid w:val="40D3796C"/>
    <w:rsid w:val="41411018"/>
    <w:rsid w:val="42206F1B"/>
    <w:rsid w:val="42291FBB"/>
    <w:rsid w:val="42EA152F"/>
    <w:rsid w:val="42F95ADB"/>
    <w:rsid w:val="437077EA"/>
    <w:rsid w:val="439E2669"/>
    <w:rsid w:val="44587F61"/>
    <w:rsid w:val="449613A0"/>
    <w:rsid w:val="44BD51A3"/>
    <w:rsid w:val="457E2217"/>
    <w:rsid w:val="45990D23"/>
    <w:rsid w:val="45F5773E"/>
    <w:rsid w:val="4671754A"/>
    <w:rsid w:val="467F0720"/>
    <w:rsid w:val="46AD4A56"/>
    <w:rsid w:val="480450EB"/>
    <w:rsid w:val="496B2396"/>
    <w:rsid w:val="49A94BEA"/>
    <w:rsid w:val="4A3A7981"/>
    <w:rsid w:val="4ABD14F2"/>
    <w:rsid w:val="4AEE254D"/>
    <w:rsid w:val="4B1104D9"/>
    <w:rsid w:val="4B670455"/>
    <w:rsid w:val="4B82360C"/>
    <w:rsid w:val="4C9C724C"/>
    <w:rsid w:val="4CB70FA4"/>
    <w:rsid w:val="4D9D54CA"/>
    <w:rsid w:val="4E824528"/>
    <w:rsid w:val="4EE37D77"/>
    <w:rsid w:val="4F18280C"/>
    <w:rsid w:val="4F8E454E"/>
    <w:rsid w:val="4FBA1DB9"/>
    <w:rsid w:val="4FD739C3"/>
    <w:rsid w:val="510C32BB"/>
    <w:rsid w:val="514D24C1"/>
    <w:rsid w:val="5181771E"/>
    <w:rsid w:val="526130AB"/>
    <w:rsid w:val="526D1A50"/>
    <w:rsid w:val="536537CB"/>
    <w:rsid w:val="537471F4"/>
    <w:rsid w:val="537961D3"/>
    <w:rsid w:val="53BE4B4F"/>
    <w:rsid w:val="54A16E07"/>
    <w:rsid w:val="54B81851"/>
    <w:rsid w:val="550B4CB6"/>
    <w:rsid w:val="55746FD2"/>
    <w:rsid w:val="55DF228D"/>
    <w:rsid w:val="560266B8"/>
    <w:rsid w:val="572D190C"/>
    <w:rsid w:val="57493F5E"/>
    <w:rsid w:val="578515EA"/>
    <w:rsid w:val="57D755BC"/>
    <w:rsid w:val="57FE54BC"/>
    <w:rsid w:val="58B540FE"/>
    <w:rsid w:val="58DB4A66"/>
    <w:rsid w:val="590824D3"/>
    <w:rsid w:val="595D0FE8"/>
    <w:rsid w:val="596D67DA"/>
    <w:rsid w:val="59A3044D"/>
    <w:rsid w:val="59FB6284"/>
    <w:rsid w:val="5A163D4C"/>
    <w:rsid w:val="5A370EBC"/>
    <w:rsid w:val="5AB317E3"/>
    <w:rsid w:val="5AB741B0"/>
    <w:rsid w:val="5AE53F61"/>
    <w:rsid w:val="5B2D0C97"/>
    <w:rsid w:val="5B3A26EB"/>
    <w:rsid w:val="5B583BEB"/>
    <w:rsid w:val="5B8056E7"/>
    <w:rsid w:val="5BBE50CA"/>
    <w:rsid w:val="5C794EB2"/>
    <w:rsid w:val="5CEB0141"/>
    <w:rsid w:val="5D7B7F46"/>
    <w:rsid w:val="5DAB1F64"/>
    <w:rsid w:val="5E3A556B"/>
    <w:rsid w:val="5E3C3CD7"/>
    <w:rsid w:val="5EA245A1"/>
    <w:rsid w:val="5F261904"/>
    <w:rsid w:val="5FBA27EF"/>
    <w:rsid w:val="609B2130"/>
    <w:rsid w:val="612E4F07"/>
    <w:rsid w:val="6138591F"/>
    <w:rsid w:val="614D6713"/>
    <w:rsid w:val="61954B1F"/>
    <w:rsid w:val="61C113B6"/>
    <w:rsid w:val="62191F17"/>
    <w:rsid w:val="64891FCA"/>
    <w:rsid w:val="649A798A"/>
    <w:rsid w:val="653D52B2"/>
    <w:rsid w:val="656A3C76"/>
    <w:rsid w:val="65876E75"/>
    <w:rsid w:val="65BB4DFC"/>
    <w:rsid w:val="671B188E"/>
    <w:rsid w:val="694D7EA1"/>
    <w:rsid w:val="69A2302A"/>
    <w:rsid w:val="6A1A615F"/>
    <w:rsid w:val="6AC44FF4"/>
    <w:rsid w:val="6B693E94"/>
    <w:rsid w:val="6CDA5ADC"/>
    <w:rsid w:val="6D35345D"/>
    <w:rsid w:val="6D6322CA"/>
    <w:rsid w:val="6D9D2D00"/>
    <w:rsid w:val="6DC9282B"/>
    <w:rsid w:val="6E2F4783"/>
    <w:rsid w:val="6EE10E81"/>
    <w:rsid w:val="6F2614AD"/>
    <w:rsid w:val="6F935B9B"/>
    <w:rsid w:val="709A5CAE"/>
    <w:rsid w:val="709D55B0"/>
    <w:rsid w:val="70BC5C25"/>
    <w:rsid w:val="70FE5566"/>
    <w:rsid w:val="710D04BD"/>
    <w:rsid w:val="71586E5E"/>
    <w:rsid w:val="7187097D"/>
    <w:rsid w:val="71902C0D"/>
    <w:rsid w:val="719E1E81"/>
    <w:rsid w:val="71D07B70"/>
    <w:rsid w:val="72763980"/>
    <w:rsid w:val="72944642"/>
    <w:rsid w:val="72994160"/>
    <w:rsid w:val="73337CF4"/>
    <w:rsid w:val="7514304A"/>
    <w:rsid w:val="75487562"/>
    <w:rsid w:val="754C7680"/>
    <w:rsid w:val="75B33C41"/>
    <w:rsid w:val="761925C5"/>
    <w:rsid w:val="76770854"/>
    <w:rsid w:val="769C07B3"/>
    <w:rsid w:val="779E622E"/>
    <w:rsid w:val="77A81788"/>
    <w:rsid w:val="77BA22C0"/>
    <w:rsid w:val="77FE23D5"/>
    <w:rsid w:val="780F6F82"/>
    <w:rsid w:val="78C8642C"/>
    <w:rsid w:val="79761382"/>
    <w:rsid w:val="7A747570"/>
    <w:rsid w:val="7AFF7CDB"/>
    <w:rsid w:val="7C72468F"/>
    <w:rsid w:val="7C900B06"/>
    <w:rsid w:val="7C9301D0"/>
    <w:rsid w:val="7CCF2A9C"/>
    <w:rsid w:val="7D9D0B8C"/>
    <w:rsid w:val="7F08297D"/>
    <w:rsid w:val="7F0A3241"/>
    <w:rsid w:val="7F685E29"/>
    <w:rsid w:val="7F932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jc w:val="both"/>
    </w:pPr>
    <w:rPr>
      <w:rFonts w:ascii="Times New Roman" w:hAnsi="Times New Roman" w:eastAsia="宋体" w:cstheme="minorBidi"/>
      <w:kern w:val="2"/>
      <w:sz w:val="21"/>
      <w:szCs w:val="21"/>
      <w:lang w:val="en-US" w:eastAsia="zh-CN" w:bidi="ar-SA"/>
    </w:rPr>
  </w:style>
  <w:style w:type="paragraph" w:styleId="2">
    <w:name w:val="heading 1"/>
    <w:basedOn w:val="1"/>
    <w:next w:val="3"/>
    <w:qFormat/>
    <w:uiPriority w:val="0"/>
    <w:pPr>
      <w:keepNext/>
      <w:keepLines/>
      <w:numPr>
        <w:ilvl w:val="0"/>
        <w:numId w:val="1"/>
      </w:numPr>
      <w:spacing w:before="240" w:after="240" w:line="360" w:lineRule="auto"/>
      <w:outlineLvl w:val="0"/>
    </w:pPr>
    <w:rPr>
      <w:b/>
      <w:bCs/>
      <w:kern w:val="44"/>
      <w:sz w:val="32"/>
      <w:szCs w:val="44"/>
    </w:rPr>
  </w:style>
  <w:style w:type="paragraph" w:styleId="5">
    <w:name w:val="heading 2"/>
    <w:basedOn w:val="1"/>
    <w:next w:val="3"/>
    <w:unhideWhenUsed/>
    <w:qFormat/>
    <w:uiPriority w:val="0"/>
    <w:pPr>
      <w:keepNext/>
      <w:keepLines/>
      <w:numPr>
        <w:ilvl w:val="1"/>
        <w:numId w:val="1"/>
      </w:numPr>
      <w:spacing w:before="240" w:after="240" w:line="360" w:lineRule="auto"/>
      <w:outlineLvl w:val="1"/>
    </w:pPr>
    <w:rPr>
      <w:rFonts w:ascii="Arial" w:hAnsi="Arial"/>
      <w:b/>
      <w:bCs/>
      <w:sz w:val="28"/>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First Indent"/>
    <w:basedOn w:val="4"/>
    <w:qFormat/>
    <w:uiPriority w:val="0"/>
    <w:pPr>
      <w:spacing w:after="0" w:line="300" w:lineRule="auto"/>
      <w:ind w:firstLine="200" w:firstLineChars="200"/>
    </w:pPr>
  </w:style>
  <w:style w:type="paragraph" w:styleId="4">
    <w:name w:val="Body Text"/>
    <w:basedOn w:val="1"/>
    <w:qFormat/>
    <w:uiPriority w:val="0"/>
    <w:pPr>
      <w:spacing w:after="120"/>
    </w:pPr>
  </w:style>
  <w:style w:type="paragraph" w:styleId="6">
    <w:name w:val="annotation text"/>
    <w:basedOn w:val="1"/>
    <w:link w:val="23"/>
    <w:qFormat/>
    <w:uiPriority w:val="0"/>
    <w:pPr>
      <w:jc w:val="left"/>
    </w:pPr>
  </w:style>
  <w:style w:type="paragraph" w:styleId="7">
    <w:name w:val="Balloon Text"/>
    <w:basedOn w:val="1"/>
    <w:link w:val="26"/>
    <w:qFormat/>
    <w:uiPriority w:val="0"/>
    <w:rPr>
      <w:sz w:val="18"/>
      <w:szCs w:val="18"/>
    </w:rPr>
  </w:style>
  <w:style w:type="paragraph" w:styleId="8">
    <w:name w:val="footer"/>
    <w:basedOn w:val="1"/>
    <w:link w:val="22"/>
    <w:qFormat/>
    <w:uiPriority w:val="0"/>
    <w:pPr>
      <w:tabs>
        <w:tab w:val="center" w:pos="4153"/>
        <w:tab w:val="right" w:pos="8306"/>
      </w:tabs>
      <w:snapToGrid w:val="0"/>
      <w:jc w:val="left"/>
    </w:pPr>
    <w:rPr>
      <w:sz w:val="18"/>
      <w:szCs w:val="18"/>
    </w:rPr>
  </w:style>
  <w:style w:type="paragraph" w:styleId="9">
    <w:name w:val="header"/>
    <w:basedOn w:val="1"/>
    <w:link w:val="21"/>
    <w:qFormat/>
    <w:uiPriority w:val="0"/>
    <w:pPr>
      <w:tabs>
        <w:tab w:val="center" w:pos="4153"/>
        <w:tab w:val="right" w:pos="8306"/>
      </w:tabs>
      <w:snapToGrid w:val="0"/>
      <w:jc w:val="center"/>
    </w:pPr>
    <w:rPr>
      <w:sz w:val="18"/>
      <w:szCs w:val="18"/>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 w:val="24"/>
    </w:rPr>
  </w:style>
  <w:style w:type="paragraph" w:styleId="11">
    <w:name w:val="Normal (Web)"/>
    <w:basedOn w:val="1"/>
    <w:qFormat/>
    <w:uiPriority w:val="0"/>
    <w:rPr>
      <w:sz w:val="24"/>
    </w:rPr>
  </w:style>
  <w:style w:type="paragraph" w:styleId="12">
    <w:name w:val="annotation subject"/>
    <w:basedOn w:val="6"/>
    <w:next w:val="6"/>
    <w:link w:val="24"/>
    <w:qFormat/>
    <w:uiPriority w:val="0"/>
    <w:rPr>
      <w:b/>
      <w:bCs/>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Emphasis"/>
    <w:basedOn w:val="15"/>
    <w:qFormat/>
    <w:uiPriority w:val="0"/>
    <w:rPr>
      <w:i/>
    </w:rPr>
  </w:style>
  <w:style w:type="character" w:styleId="18">
    <w:name w:val="HTML Code"/>
    <w:basedOn w:val="15"/>
    <w:qFormat/>
    <w:uiPriority w:val="0"/>
    <w:rPr>
      <w:rFonts w:ascii="Courier New" w:hAnsi="Courier New"/>
      <w:sz w:val="20"/>
    </w:rPr>
  </w:style>
  <w:style w:type="character" w:styleId="19">
    <w:name w:val="annotation reference"/>
    <w:basedOn w:val="15"/>
    <w:qFormat/>
    <w:uiPriority w:val="0"/>
    <w:rPr>
      <w:sz w:val="21"/>
      <w:szCs w:val="21"/>
    </w:rPr>
  </w:style>
  <w:style w:type="paragraph" w:styleId="20">
    <w:name w:val="List Paragraph"/>
    <w:basedOn w:val="1"/>
    <w:qFormat/>
    <w:uiPriority w:val="34"/>
    <w:pPr>
      <w:ind w:firstLine="420" w:firstLineChars="200"/>
    </w:pPr>
  </w:style>
  <w:style w:type="character" w:customStyle="1" w:styleId="21">
    <w:name w:val="页眉 字符"/>
    <w:basedOn w:val="15"/>
    <w:link w:val="9"/>
    <w:qFormat/>
    <w:uiPriority w:val="0"/>
    <w:rPr>
      <w:rFonts w:asciiTheme="minorHAnsi" w:hAnsiTheme="minorHAnsi" w:eastAsiaTheme="minorEastAsia" w:cstheme="minorBidi"/>
      <w:kern w:val="2"/>
      <w:sz w:val="18"/>
      <w:szCs w:val="18"/>
    </w:rPr>
  </w:style>
  <w:style w:type="character" w:customStyle="1" w:styleId="22">
    <w:name w:val="页脚 字符"/>
    <w:basedOn w:val="15"/>
    <w:link w:val="8"/>
    <w:qFormat/>
    <w:uiPriority w:val="0"/>
    <w:rPr>
      <w:rFonts w:asciiTheme="minorHAnsi" w:hAnsiTheme="minorHAnsi" w:eastAsiaTheme="minorEastAsia" w:cstheme="minorBidi"/>
      <w:kern w:val="2"/>
      <w:sz w:val="18"/>
      <w:szCs w:val="18"/>
    </w:rPr>
  </w:style>
  <w:style w:type="character" w:customStyle="1" w:styleId="23">
    <w:name w:val="批注文字 字符"/>
    <w:basedOn w:val="15"/>
    <w:link w:val="6"/>
    <w:qFormat/>
    <w:uiPriority w:val="0"/>
    <w:rPr>
      <w:rFonts w:asciiTheme="minorHAnsi" w:hAnsiTheme="minorHAnsi" w:eastAsiaTheme="minorEastAsia" w:cstheme="minorBidi"/>
      <w:kern w:val="2"/>
      <w:sz w:val="21"/>
      <w:szCs w:val="24"/>
    </w:rPr>
  </w:style>
  <w:style w:type="character" w:customStyle="1" w:styleId="24">
    <w:name w:val="批注主题 字符"/>
    <w:basedOn w:val="23"/>
    <w:link w:val="12"/>
    <w:qFormat/>
    <w:uiPriority w:val="0"/>
    <w:rPr>
      <w:rFonts w:asciiTheme="minorHAnsi" w:hAnsiTheme="minorHAnsi" w:eastAsiaTheme="minorEastAsia" w:cstheme="minorBidi"/>
      <w:b/>
      <w:bCs/>
      <w:kern w:val="2"/>
      <w:sz w:val="21"/>
      <w:szCs w:val="24"/>
    </w:rPr>
  </w:style>
  <w:style w:type="paragraph" w:customStyle="1" w:styleId="25">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6">
    <w:name w:val="批注框文本 字符"/>
    <w:basedOn w:val="15"/>
    <w:link w:val="7"/>
    <w:qFormat/>
    <w:uiPriority w:val="0"/>
    <w:rPr>
      <w:rFonts w:asciiTheme="minorHAnsi" w:hAnsiTheme="minorHAnsi" w:eastAsiaTheme="minorEastAsia" w:cstheme="minorBidi"/>
      <w:kern w:val="2"/>
      <w:sz w:val="18"/>
      <w:szCs w:val="18"/>
    </w:rPr>
  </w:style>
  <w:style w:type="character" w:customStyle="1" w:styleId="27">
    <w:name w:val="MTEquationSection"/>
    <w:basedOn w:val="15"/>
    <w:qFormat/>
    <w:uiPriority w:val="0"/>
    <w:rPr>
      <w:rFonts w:cs="宋体" w:asciiTheme="majorEastAsia" w:hAnsiTheme="majorEastAsia" w:eastAsiaTheme="majorEastAsia"/>
      <w:b/>
      <w:bCs/>
      <w:vanish/>
      <w:color w:val="FF0000"/>
      <w:kern w:val="0"/>
      <w:sz w:val="36"/>
      <w:szCs w:val="22"/>
    </w:rPr>
  </w:style>
  <w:style w:type="paragraph" w:customStyle="1" w:styleId="28">
    <w:name w:val="MTDisplayEquation"/>
    <w:basedOn w:val="1"/>
    <w:next w:val="1"/>
    <w:link w:val="29"/>
    <w:qFormat/>
    <w:uiPriority w:val="0"/>
    <w:pPr>
      <w:tabs>
        <w:tab w:val="center" w:pos="4160"/>
        <w:tab w:val="right" w:pos="8300"/>
      </w:tabs>
      <w:adjustRightInd w:val="0"/>
      <w:spacing w:line="360" w:lineRule="auto"/>
      <w:ind w:firstLine="420" w:firstLineChars="200"/>
      <w:jc w:val="right"/>
    </w:pPr>
    <w:rPr>
      <w:rFonts w:cs="Times New Roman"/>
    </w:rPr>
  </w:style>
  <w:style w:type="character" w:customStyle="1" w:styleId="29">
    <w:name w:val="MTDisplayEquation 字符"/>
    <w:basedOn w:val="15"/>
    <w:link w:val="28"/>
    <w:qFormat/>
    <w:uiPriority w:val="0"/>
    <w:rPr>
      <w:rFonts w:asciiTheme="minorHAnsi" w:eastAsiaTheme="minorEastAsia"/>
      <w:kern w:val="2"/>
      <w:sz w:val="21"/>
      <w:szCs w:val="21"/>
    </w:rPr>
  </w:style>
  <w:style w:type="paragraph" w:customStyle="1" w:styleId="30">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1">
    <w:name w:val="修订3"/>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2">
    <w:name w:val="修订4"/>
    <w:hidden/>
    <w:unhideWhenUsed/>
    <w:qFormat/>
    <w:uiPriority w:val="99"/>
    <w:rPr>
      <w:rFonts w:ascii="Times New Roman" w:hAnsi="Times New Roman" w:eastAsia="宋体" w:cstheme="minorBidi"/>
      <w:kern w:val="2"/>
      <w:sz w:val="21"/>
      <w:szCs w:val="21"/>
      <w:lang w:val="en-US" w:eastAsia="zh-CN" w:bidi="ar-SA"/>
    </w:rPr>
  </w:style>
  <w:style w:type="paragraph" w:customStyle="1" w:styleId="33">
    <w:name w:val="Revision"/>
    <w:hidden/>
    <w:unhideWhenUsed/>
    <w:qFormat/>
    <w:uiPriority w:val="99"/>
    <w:rPr>
      <w:rFonts w:ascii="Times New Roman" w:hAnsi="Times New Roman" w:eastAsia="宋体" w:cstheme="minorBidi"/>
      <w:kern w:val="2"/>
      <w:sz w:val="21"/>
      <w:szCs w:val="21"/>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6.bin"/><Relationship Id="rId98" Type="http://schemas.openxmlformats.org/officeDocument/2006/relationships/image" Target="media/image56.wmf"/><Relationship Id="rId97" Type="http://schemas.openxmlformats.org/officeDocument/2006/relationships/oleObject" Target="embeddings/oleObject35.bin"/><Relationship Id="rId96" Type="http://schemas.openxmlformats.org/officeDocument/2006/relationships/image" Target="media/image55.wmf"/><Relationship Id="rId95" Type="http://schemas.openxmlformats.org/officeDocument/2006/relationships/oleObject" Target="embeddings/oleObject34.bin"/><Relationship Id="rId94" Type="http://schemas.openxmlformats.org/officeDocument/2006/relationships/image" Target="media/image54.png"/><Relationship Id="rId93" Type="http://schemas.openxmlformats.org/officeDocument/2006/relationships/image" Target="media/image53.png"/><Relationship Id="rId92" Type="http://schemas.openxmlformats.org/officeDocument/2006/relationships/image" Target="media/image52.png"/><Relationship Id="rId91" Type="http://schemas.openxmlformats.org/officeDocument/2006/relationships/image" Target="media/image51.png"/><Relationship Id="rId90" Type="http://schemas.openxmlformats.org/officeDocument/2006/relationships/image" Target="media/image50.png"/><Relationship Id="rId9" Type="http://schemas.openxmlformats.org/officeDocument/2006/relationships/image" Target="media/image2.emf"/><Relationship Id="rId89" Type="http://schemas.openxmlformats.org/officeDocument/2006/relationships/image" Target="media/image49.wmf"/><Relationship Id="rId88" Type="http://schemas.openxmlformats.org/officeDocument/2006/relationships/oleObject" Target="embeddings/oleObject33.bin"/><Relationship Id="rId87" Type="http://schemas.openxmlformats.org/officeDocument/2006/relationships/image" Target="media/image48.wmf"/><Relationship Id="rId86" Type="http://schemas.openxmlformats.org/officeDocument/2006/relationships/oleObject" Target="embeddings/oleObject32.bin"/><Relationship Id="rId85" Type="http://schemas.openxmlformats.org/officeDocument/2006/relationships/image" Target="media/image47.wmf"/><Relationship Id="rId84" Type="http://schemas.openxmlformats.org/officeDocument/2006/relationships/oleObject" Target="embeddings/oleObject31.bin"/><Relationship Id="rId83" Type="http://schemas.openxmlformats.org/officeDocument/2006/relationships/image" Target="media/image46.wmf"/><Relationship Id="rId82" Type="http://schemas.openxmlformats.org/officeDocument/2006/relationships/oleObject" Target="embeddings/oleObject30.bin"/><Relationship Id="rId81" Type="http://schemas.openxmlformats.org/officeDocument/2006/relationships/image" Target="media/image45.wmf"/><Relationship Id="rId80" Type="http://schemas.openxmlformats.org/officeDocument/2006/relationships/oleObject" Target="embeddings/oleObject29.bin"/><Relationship Id="rId8" Type="http://schemas.openxmlformats.org/officeDocument/2006/relationships/image" Target="media/image1.png"/><Relationship Id="rId79" Type="http://schemas.openxmlformats.org/officeDocument/2006/relationships/image" Target="media/image44.wmf"/><Relationship Id="rId78" Type="http://schemas.openxmlformats.org/officeDocument/2006/relationships/oleObject" Target="embeddings/oleObject28.bin"/><Relationship Id="rId77" Type="http://schemas.openxmlformats.org/officeDocument/2006/relationships/image" Target="media/image43.wmf"/><Relationship Id="rId76" Type="http://schemas.openxmlformats.org/officeDocument/2006/relationships/oleObject" Target="embeddings/oleObject27.bin"/><Relationship Id="rId75" Type="http://schemas.openxmlformats.org/officeDocument/2006/relationships/image" Target="media/image42.wmf"/><Relationship Id="rId74" Type="http://schemas.openxmlformats.org/officeDocument/2006/relationships/oleObject" Target="embeddings/oleObject26.bin"/><Relationship Id="rId73" Type="http://schemas.openxmlformats.org/officeDocument/2006/relationships/image" Target="media/image41.wmf"/><Relationship Id="rId72" Type="http://schemas.openxmlformats.org/officeDocument/2006/relationships/oleObject" Target="embeddings/oleObject25.bin"/><Relationship Id="rId71" Type="http://schemas.openxmlformats.org/officeDocument/2006/relationships/image" Target="media/image40.wmf"/><Relationship Id="rId70" Type="http://schemas.openxmlformats.org/officeDocument/2006/relationships/oleObject" Target="embeddings/oleObject24.bin"/><Relationship Id="rId7" Type="http://schemas.openxmlformats.org/officeDocument/2006/relationships/theme" Target="theme/theme1.xml"/><Relationship Id="rId69" Type="http://schemas.openxmlformats.org/officeDocument/2006/relationships/image" Target="media/image39.wmf"/><Relationship Id="rId68" Type="http://schemas.openxmlformats.org/officeDocument/2006/relationships/oleObject" Target="embeddings/oleObject23.bin"/><Relationship Id="rId67" Type="http://schemas.openxmlformats.org/officeDocument/2006/relationships/image" Target="media/image38.png"/><Relationship Id="rId66" Type="http://schemas.openxmlformats.org/officeDocument/2006/relationships/image" Target="media/image37.emf"/><Relationship Id="rId65" Type="http://schemas.openxmlformats.org/officeDocument/2006/relationships/image" Target="media/image36.emf"/><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image" Target="media/image33.wmf"/><Relationship Id="rId61" Type="http://schemas.openxmlformats.org/officeDocument/2006/relationships/oleObject" Target="embeddings/oleObject22.bin"/><Relationship Id="rId60" Type="http://schemas.openxmlformats.org/officeDocument/2006/relationships/image" Target="media/image32.wmf"/><Relationship Id="rId6" Type="http://schemas.openxmlformats.org/officeDocument/2006/relationships/footer" Target="footer1.xml"/><Relationship Id="rId59" Type="http://schemas.openxmlformats.org/officeDocument/2006/relationships/oleObject" Target="embeddings/oleObject21.bin"/><Relationship Id="rId58" Type="http://schemas.openxmlformats.org/officeDocument/2006/relationships/image" Target="media/image31.wmf"/><Relationship Id="rId57" Type="http://schemas.openxmlformats.org/officeDocument/2006/relationships/oleObject" Target="embeddings/oleObject20.bin"/><Relationship Id="rId56" Type="http://schemas.openxmlformats.org/officeDocument/2006/relationships/image" Target="media/image30.jpe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1.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wmf"/><Relationship Id="rId46" Type="http://schemas.openxmlformats.org/officeDocument/2006/relationships/oleObject" Target="embeddings/oleObject19.bin"/><Relationship Id="rId45" Type="http://schemas.openxmlformats.org/officeDocument/2006/relationships/image" Target="media/image20.wmf"/><Relationship Id="rId44" Type="http://schemas.openxmlformats.org/officeDocument/2006/relationships/oleObject" Target="embeddings/oleObject18.bin"/><Relationship Id="rId43" Type="http://schemas.openxmlformats.org/officeDocument/2006/relationships/image" Target="media/image19.wmf"/><Relationship Id="rId42" Type="http://schemas.openxmlformats.org/officeDocument/2006/relationships/oleObject" Target="embeddings/oleObject17.bin"/><Relationship Id="rId41" Type="http://schemas.openxmlformats.org/officeDocument/2006/relationships/image" Target="media/image18.wmf"/><Relationship Id="rId40" Type="http://schemas.openxmlformats.org/officeDocument/2006/relationships/oleObject" Target="embeddings/oleObject16.bin"/><Relationship Id="rId4" Type="http://schemas.microsoft.com/office/2011/relationships/commentsExtended" Target="commentsExtended.xml"/><Relationship Id="rId39" Type="http://schemas.openxmlformats.org/officeDocument/2006/relationships/image" Target="media/image17.wmf"/><Relationship Id="rId38" Type="http://schemas.openxmlformats.org/officeDocument/2006/relationships/oleObject" Target="embeddings/oleObject15.bin"/><Relationship Id="rId37" Type="http://schemas.openxmlformats.org/officeDocument/2006/relationships/image" Target="media/image16.wmf"/><Relationship Id="rId36" Type="http://schemas.openxmlformats.org/officeDocument/2006/relationships/oleObject" Target="embeddings/oleObject14.bin"/><Relationship Id="rId35" Type="http://schemas.openxmlformats.org/officeDocument/2006/relationships/image" Target="media/image15.wmf"/><Relationship Id="rId34" Type="http://schemas.openxmlformats.org/officeDocument/2006/relationships/oleObject" Target="embeddings/oleObject13.bin"/><Relationship Id="rId33" Type="http://schemas.openxmlformats.org/officeDocument/2006/relationships/image" Target="media/image14.wmf"/><Relationship Id="rId32" Type="http://schemas.openxmlformats.org/officeDocument/2006/relationships/oleObject" Target="embeddings/oleObject12.bin"/><Relationship Id="rId31" Type="http://schemas.openxmlformats.org/officeDocument/2006/relationships/image" Target="media/image13.wmf"/><Relationship Id="rId30" Type="http://schemas.openxmlformats.org/officeDocument/2006/relationships/oleObject" Target="embeddings/oleObject11.bin"/><Relationship Id="rId3" Type="http://schemas.openxmlformats.org/officeDocument/2006/relationships/comments" Target="comments.xml"/><Relationship Id="rId29" Type="http://schemas.openxmlformats.org/officeDocument/2006/relationships/image" Target="media/image12.wmf"/><Relationship Id="rId28" Type="http://schemas.openxmlformats.org/officeDocument/2006/relationships/oleObject" Target="embeddings/oleObject10.bin"/><Relationship Id="rId27" Type="http://schemas.openxmlformats.org/officeDocument/2006/relationships/image" Target="media/image11.wmf"/><Relationship Id="rId26" Type="http://schemas.openxmlformats.org/officeDocument/2006/relationships/oleObject" Target="embeddings/oleObject9.bin"/><Relationship Id="rId25" Type="http://schemas.openxmlformats.org/officeDocument/2006/relationships/image" Target="media/image10.wmf"/><Relationship Id="rId24" Type="http://schemas.openxmlformats.org/officeDocument/2006/relationships/oleObject" Target="embeddings/oleObject8.bin"/><Relationship Id="rId23" Type="http://schemas.openxmlformats.org/officeDocument/2006/relationships/image" Target="media/image9.wmf"/><Relationship Id="rId22" Type="http://schemas.openxmlformats.org/officeDocument/2006/relationships/oleObject" Target="embeddings/oleObject7.bin"/><Relationship Id="rId21" Type="http://schemas.openxmlformats.org/officeDocument/2006/relationships/image" Target="media/image8.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5.bin"/><Relationship Id="rId17" Type="http://schemas.openxmlformats.org/officeDocument/2006/relationships/image" Target="media/image6.wmf"/><Relationship Id="rId16" Type="http://schemas.openxmlformats.org/officeDocument/2006/relationships/oleObject" Target="embeddings/oleObject4.bin"/><Relationship Id="rId15" Type="http://schemas.openxmlformats.org/officeDocument/2006/relationships/image" Target="media/image5.wmf"/><Relationship Id="rId14" Type="http://schemas.openxmlformats.org/officeDocument/2006/relationships/oleObject" Target="embeddings/oleObject3.bin"/><Relationship Id="rId138" Type="http://schemas.microsoft.com/office/2011/relationships/people" Target="people.xml"/><Relationship Id="rId137" Type="http://schemas.openxmlformats.org/officeDocument/2006/relationships/fontTable" Target="fontTable.xml"/><Relationship Id="rId136" Type="http://schemas.openxmlformats.org/officeDocument/2006/relationships/customXml" Target="../customXml/item1.xml"/><Relationship Id="rId135" Type="http://schemas.openxmlformats.org/officeDocument/2006/relationships/numbering" Target="numbering.xml"/><Relationship Id="rId134" Type="http://schemas.openxmlformats.org/officeDocument/2006/relationships/image" Target="media/image76.png"/><Relationship Id="rId133" Type="http://schemas.openxmlformats.org/officeDocument/2006/relationships/image" Target="media/image75.wmf"/><Relationship Id="rId132" Type="http://schemas.openxmlformats.org/officeDocument/2006/relationships/oleObject" Target="embeddings/oleObject51.bin"/><Relationship Id="rId131" Type="http://schemas.openxmlformats.org/officeDocument/2006/relationships/image" Target="media/image74.wmf"/><Relationship Id="rId130" Type="http://schemas.openxmlformats.org/officeDocument/2006/relationships/oleObject" Target="embeddings/oleObject50.bin"/><Relationship Id="rId13" Type="http://schemas.openxmlformats.org/officeDocument/2006/relationships/image" Target="media/image4.wmf"/><Relationship Id="rId129" Type="http://schemas.openxmlformats.org/officeDocument/2006/relationships/image" Target="media/image73.wmf"/><Relationship Id="rId128" Type="http://schemas.openxmlformats.org/officeDocument/2006/relationships/oleObject" Target="embeddings/oleObject49.bin"/><Relationship Id="rId127" Type="http://schemas.openxmlformats.org/officeDocument/2006/relationships/image" Target="media/image72.wmf"/><Relationship Id="rId126" Type="http://schemas.openxmlformats.org/officeDocument/2006/relationships/oleObject" Target="embeddings/oleObject48.bin"/><Relationship Id="rId125" Type="http://schemas.openxmlformats.org/officeDocument/2006/relationships/image" Target="media/image71.wmf"/><Relationship Id="rId124" Type="http://schemas.openxmlformats.org/officeDocument/2006/relationships/oleObject" Target="embeddings/oleObject47.bin"/><Relationship Id="rId123" Type="http://schemas.openxmlformats.org/officeDocument/2006/relationships/image" Target="media/image70.wmf"/><Relationship Id="rId122" Type="http://schemas.openxmlformats.org/officeDocument/2006/relationships/oleObject" Target="embeddings/oleObject46.bin"/><Relationship Id="rId121" Type="http://schemas.openxmlformats.org/officeDocument/2006/relationships/image" Target="media/image69.wmf"/><Relationship Id="rId120" Type="http://schemas.openxmlformats.org/officeDocument/2006/relationships/oleObject" Target="embeddings/oleObject45.bin"/><Relationship Id="rId12" Type="http://schemas.openxmlformats.org/officeDocument/2006/relationships/oleObject" Target="embeddings/oleObject2.bin"/><Relationship Id="rId119" Type="http://schemas.openxmlformats.org/officeDocument/2006/relationships/image" Target="media/image68.wmf"/><Relationship Id="rId118" Type="http://schemas.openxmlformats.org/officeDocument/2006/relationships/oleObject" Target="embeddings/oleObject44.bin"/><Relationship Id="rId117" Type="http://schemas.openxmlformats.org/officeDocument/2006/relationships/image" Target="media/image67.wmf"/><Relationship Id="rId116" Type="http://schemas.openxmlformats.org/officeDocument/2006/relationships/oleObject" Target="embeddings/oleObject43.bin"/><Relationship Id="rId115" Type="http://schemas.openxmlformats.org/officeDocument/2006/relationships/image" Target="media/image66.png"/><Relationship Id="rId114" Type="http://schemas.openxmlformats.org/officeDocument/2006/relationships/image" Target="media/image65.png"/><Relationship Id="rId113" Type="http://schemas.openxmlformats.org/officeDocument/2006/relationships/image" Target="media/image64.png"/><Relationship Id="rId112" Type="http://schemas.openxmlformats.org/officeDocument/2006/relationships/image" Target="media/image63.wmf"/><Relationship Id="rId111" Type="http://schemas.openxmlformats.org/officeDocument/2006/relationships/oleObject" Target="embeddings/oleObject42.bin"/><Relationship Id="rId110" Type="http://schemas.openxmlformats.org/officeDocument/2006/relationships/image" Target="media/image62.wmf"/><Relationship Id="rId11" Type="http://schemas.openxmlformats.org/officeDocument/2006/relationships/image" Target="media/image3.wmf"/><Relationship Id="rId109" Type="http://schemas.openxmlformats.org/officeDocument/2006/relationships/oleObject" Target="embeddings/oleObject41.bin"/><Relationship Id="rId108" Type="http://schemas.openxmlformats.org/officeDocument/2006/relationships/image" Target="media/image61.wmf"/><Relationship Id="rId107" Type="http://schemas.openxmlformats.org/officeDocument/2006/relationships/oleObject" Target="embeddings/oleObject40.bin"/><Relationship Id="rId106" Type="http://schemas.openxmlformats.org/officeDocument/2006/relationships/image" Target="media/image60.wmf"/><Relationship Id="rId105" Type="http://schemas.openxmlformats.org/officeDocument/2006/relationships/oleObject" Target="embeddings/oleObject39.bin"/><Relationship Id="rId104" Type="http://schemas.openxmlformats.org/officeDocument/2006/relationships/image" Target="media/image59.wmf"/><Relationship Id="rId103" Type="http://schemas.openxmlformats.org/officeDocument/2006/relationships/oleObject" Target="embeddings/oleObject38.bin"/><Relationship Id="rId102" Type="http://schemas.openxmlformats.org/officeDocument/2006/relationships/image" Target="media/image58.wmf"/><Relationship Id="rId101" Type="http://schemas.openxmlformats.org/officeDocument/2006/relationships/oleObject" Target="embeddings/oleObject37.bin"/><Relationship Id="rId100" Type="http://schemas.openxmlformats.org/officeDocument/2006/relationships/image" Target="media/image57.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69FFA-1AD7-4693-BBEC-F2F672D2E5A4}">
  <ds:schemaRefs/>
</ds:datastoreItem>
</file>

<file path=docProps/app.xml><?xml version="1.0" encoding="utf-8"?>
<Properties xmlns="http://schemas.openxmlformats.org/officeDocument/2006/extended-properties" xmlns:vt="http://schemas.openxmlformats.org/officeDocument/2006/docPropsVTypes">
  <Template>Normal</Template>
  <Pages>16</Pages>
  <Words>6300</Words>
  <Characters>9828</Characters>
  <Lines>147</Lines>
  <Paragraphs>41</Paragraphs>
  <TotalTime>27</TotalTime>
  <ScaleCrop>false</ScaleCrop>
  <LinksUpToDate>false</LinksUpToDate>
  <CharactersWithSpaces>10350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2025-04-19T00:44:00Z</dcterms:created>
  <dc:creator>528王宇杰</dc:creator>
  <cp:lastModifiedBy>528王宇杰</cp:lastModifiedBy>
  <dcterms:modified xsi:type="dcterms:W3CDTF">2026-01-28T01:52:35Z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3359898FDBDC4391BEF71F25D5BB8AFB_13</vt:lpwstr>
  </property>
  <property fmtid="{D5CDD505-2E9C-101B-9397-08002B2CF9AE}" pid="4" name="KSOTemplateDocerSaveRecord">
    <vt:lpwstr>eyJoZGlkIjoiY2Y3YjE1NDgzNjMyY2M3ZDViYWU0MTcyYWQwNjEyNTYiLCJ1c2VySWQiOiI0MzkxNDExNjAifQ==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(#E1)</vt:lpwstr>
  </property>
</Properties>
</file>